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6D117" w14:textId="77777777" w:rsidR="008104A6" w:rsidRDefault="008104A6" w:rsidP="008104A6">
      <w:pPr>
        <w:spacing w:line="480" w:lineRule="auto"/>
        <w:jc w:val="both"/>
        <w:textAlignment w:val="baseline"/>
        <w:rPr>
          <w:color w:val="000000"/>
        </w:rPr>
      </w:pPr>
      <w:r w:rsidRPr="00C117F5">
        <w:rPr>
          <w:b/>
          <w:bCs/>
          <w:color w:val="000000"/>
        </w:rPr>
        <w:t>Title:</w:t>
      </w:r>
      <w:r>
        <w:rPr>
          <w:color w:val="000000"/>
        </w:rPr>
        <w:t xml:space="preserve"> The ecological impact of dumping massive amounts of </w:t>
      </w:r>
      <w:r w:rsidRPr="008104A6">
        <w:rPr>
          <w:i/>
          <w:iCs/>
          <w:color w:val="000000"/>
        </w:rPr>
        <w:t>Sargassum</w:t>
      </w:r>
      <w:r>
        <w:rPr>
          <w:color w:val="000000"/>
        </w:rPr>
        <w:t xml:space="preserve"> in beach and forest ecosystems</w:t>
      </w:r>
    </w:p>
    <w:p w14:paraId="46B02DCE" w14:textId="77777777" w:rsidR="008104A6" w:rsidRPr="00DE7698" w:rsidRDefault="008104A6" w:rsidP="008104A6">
      <w:pPr>
        <w:spacing w:line="480" w:lineRule="auto"/>
        <w:jc w:val="both"/>
        <w:textAlignment w:val="baseline"/>
        <w:rPr>
          <w:color w:val="000000"/>
        </w:rPr>
      </w:pPr>
    </w:p>
    <w:p w14:paraId="6FDA187E" w14:textId="0D67D2C1" w:rsidR="008104A6" w:rsidRPr="00DE7698" w:rsidRDefault="008104A6" w:rsidP="008104A6">
      <w:pPr>
        <w:spacing w:line="480" w:lineRule="auto"/>
        <w:jc w:val="both"/>
        <w:rPr>
          <w:bCs/>
          <w:vertAlign w:val="superscript"/>
        </w:rPr>
      </w:pPr>
      <w:commentRangeStart w:id="0"/>
      <w:commentRangeStart w:id="1"/>
      <w:r w:rsidRPr="00DE7698">
        <w:rPr>
          <w:bCs/>
        </w:rPr>
        <w:t>Ric</w:t>
      </w:r>
      <w:commentRangeEnd w:id="0"/>
      <w:r>
        <w:rPr>
          <w:rStyle w:val="CommentReference"/>
          <w:rFonts w:asciiTheme="minorHAnsi" w:eastAsiaTheme="minorHAnsi" w:hAnsiTheme="minorHAnsi" w:cstheme="minorBidi"/>
          <w:kern w:val="2"/>
          <w14:ligatures w14:val="standardContextual"/>
        </w:rPr>
        <w:commentReference w:id="0"/>
      </w:r>
      <w:commentRangeEnd w:id="1"/>
      <w:r>
        <w:rPr>
          <w:rStyle w:val="CommentReference"/>
          <w:rFonts w:asciiTheme="minorHAnsi" w:eastAsiaTheme="minorHAnsi" w:hAnsiTheme="minorHAnsi" w:cstheme="minorBidi"/>
          <w:kern w:val="2"/>
          <w14:ligatures w14:val="standardContextual"/>
        </w:rPr>
        <w:commentReference w:id="1"/>
      </w:r>
      <w:r w:rsidRPr="00DE7698">
        <w:rPr>
          <w:bCs/>
        </w:rPr>
        <w:t xml:space="preserve"> DeSantiago</w:t>
      </w:r>
      <w:r w:rsidRPr="00DE7698">
        <w:rPr>
          <w:bCs/>
          <w:vertAlign w:val="superscript"/>
        </w:rPr>
        <w:t>1,2,3</w:t>
      </w:r>
      <w:r w:rsidRPr="00DE7698">
        <w:rPr>
          <w:bCs/>
        </w:rPr>
        <w:t xml:space="preserve"> Rosa</w:t>
      </w:r>
      <w:r>
        <w:rPr>
          <w:bCs/>
        </w:rPr>
        <w:t xml:space="preserve"> Elisa</w:t>
      </w:r>
      <w:r w:rsidRPr="00DE7698">
        <w:rPr>
          <w:bCs/>
        </w:rPr>
        <w:t xml:space="preserve"> Rodriguez</w:t>
      </w:r>
      <w:r>
        <w:rPr>
          <w:bCs/>
        </w:rPr>
        <w:t>-</w:t>
      </w:r>
      <w:r w:rsidRPr="00DE7698">
        <w:rPr>
          <w:bCs/>
        </w:rPr>
        <w:t>Martinez</w:t>
      </w:r>
      <w:r w:rsidR="00B23A73">
        <w:rPr>
          <w:bCs/>
          <w:vertAlign w:val="superscript"/>
        </w:rPr>
        <w:t>4</w:t>
      </w:r>
      <w:r w:rsidRPr="00DE7698">
        <w:rPr>
          <w:bCs/>
        </w:rPr>
        <w:t xml:space="preserve">, </w:t>
      </w:r>
      <w:r>
        <w:rPr>
          <w:bCs/>
        </w:rPr>
        <w:t>Andrew Alvarez</w:t>
      </w:r>
      <w:r w:rsidR="00B23A73">
        <w:rPr>
          <w:bCs/>
          <w:vertAlign w:val="superscript"/>
        </w:rPr>
        <w:t>1</w:t>
      </w:r>
      <w:r>
        <w:rPr>
          <w:bCs/>
        </w:rPr>
        <w:t xml:space="preserve">, </w:t>
      </w:r>
      <w:r w:rsidR="007224EC">
        <w:rPr>
          <w:bCs/>
        </w:rPr>
        <w:t xml:space="preserve">David </w:t>
      </w:r>
      <w:r w:rsidRPr="00DE7698">
        <w:rPr>
          <w:bCs/>
        </w:rPr>
        <w:t xml:space="preserve">Gerardo </w:t>
      </w:r>
      <w:proofErr w:type="spellStart"/>
      <w:r w:rsidRPr="00DE7698">
        <w:rPr>
          <w:bCs/>
        </w:rPr>
        <w:t>Casta</w:t>
      </w:r>
      <w:r w:rsidR="007224EC">
        <w:rPr>
          <w:bCs/>
        </w:rPr>
        <w:t>ñ</w:t>
      </w:r>
      <w:r w:rsidRPr="00DE7698">
        <w:rPr>
          <w:bCs/>
        </w:rPr>
        <w:t>eda</w:t>
      </w:r>
      <w:proofErr w:type="spellEnd"/>
      <w:r w:rsidR="007224EC">
        <w:rPr>
          <w:bCs/>
        </w:rPr>
        <w:t xml:space="preserve"> Ramirez</w:t>
      </w:r>
      <w:r w:rsidR="00B23A73">
        <w:rPr>
          <w:bCs/>
          <w:vertAlign w:val="superscript"/>
        </w:rPr>
        <w:t>5</w:t>
      </w:r>
      <w:r w:rsidRPr="00DE7698">
        <w:rPr>
          <w:bCs/>
        </w:rPr>
        <w:t>, David Lipson</w:t>
      </w:r>
      <w:r w:rsidRPr="00DE7698">
        <w:rPr>
          <w:bCs/>
          <w:vertAlign w:val="superscript"/>
        </w:rPr>
        <w:t>1</w:t>
      </w:r>
      <w:r w:rsidR="00C117F5">
        <w:rPr>
          <w:bCs/>
        </w:rPr>
        <w:t>,</w:t>
      </w:r>
      <w:r w:rsidRPr="00DE7698">
        <w:rPr>
          <w:bCs/>
        </w:rPr>
        <w:t xml:space="preserve"> and Jeremy D. Long</w:t>
      </w:r>
      <w:r w:rsidRPr="00DE7698">
        <w:rPr>
          <w:bCs/>
          <w:vertAlign w:val="superscript"/>
        </w:rPr>
        <w:t>1,2</w:t>
      </w:r>
    </w:p>
    <w:p w14:paraId="1CEA7FC1" w14:textId="77777777" w:rsidR="008104A6" w:rsidRPr="00DE7698" w:rsidRDefault="008104A6" w:rsidP="008104A6">
      <w:pPr>
        <w:spacing w:line="480" w:lineRule="auto"/>
        <w:jc w:val="both"/>
        <w:textAlignment w:val="baseline"/>
        <w:rPr>
          <w:b/>
          <w:bCs/>
          <w:color w:val="000000"/>
        </w:rPr>
      </w:pPr>
    </w:p>
    <w:p w14:paraId="6B33CAD4" w14:textId="77777777" w:rsidR="008104A6" w:rsidRPr="00DE7698" w:rsidRDefault="008104A6" w:rsidP="008104A6">
      <w:pPr>
        <w:pStyle w:val="NoSpacing"/>
        <w:spacing w:line="480" w:lineRule="auto"/>
        <w:jc w:val="both"/>
        <w:rPr>
          <w:rFonts w:ascii="Times New Roman" w:hAnsi="Times New Roman" w:cs="Times New Roman"/>
        </w:rPr>
      </w:pPr>
      <w:r w:rsidRPr="00DE7698">
        <w:rPr>
          <w:rFonts w:ascii="Times New Roman" w:hAnsi="Times New Roman" w:cs="Times New Roman"/>
          <w:vertAlign w:val="superscript"/>
        </w:rPr>
        <w:t>1</w:t>
      </w:r>
      <w:r w:rsidRPr="00DE7698">
        <w:rPr>
          <w:rFonts w:ascii="Times New Roman" w:hAnsi="Times New Roman" w:cs="Times New Roman"/>
        </w:rPr>
        <w:t xml:space="preserve"> Department of Biology, San Diego State University, San Diego, CA 98182 USA</w:t>
      </w:r>
    </w:p>
    <w:p w14:paraId="3CF91E4D" w14:textId="77777777" w:rsidR="008104A6" w:rsidRPr="00DE7698" w:rsidRDefault="008104A6" w:rsidP="008104A6">
      <w:pPr>
        <w:pStyle w:val="NoSpacing"/>
        <w:spacing w:line="480" w:lineRule="auto"/>
        <w:jc w:val="both"/>
        <w:rPr>
          <w:rFonts w:ascii="Times New Roman" w:hAnsi="Times New Roman" w:cs="Times New Roman"/>
        </w:rPr>
      </w:pPr>
      <w:r w:rsidRPr="00DE7698">
        <w:rPr>
          <w:rFonts w:ascii="Times New Roman" w:hAnsi="Times New Roman" w:cs="Times New Roman"/>
          <w:vertAlign w:val="superscript"/>
        </w:rPr>
        <w:t>2</w:t>
      </w:r>
      <w:r w:rsidRPr="00DE7698">
        <w:rPr>
          <w:rFonts w:ascii="Times New Roman" w:hAnsi="Times New Roman" w:cs="Times New Roman"/>
        </w:rPr>
        <w:t xml:space="preserve"> Coastal and Marine Institute, San Diego State University, San Diego, CA 92106 USA</w:t>
      </w:r>
    </w:p>
    <w:p w14:paraId="3C0C5068" w14:textId="77777777" w:rsidR="008104A6" w:rsidRPr="00DE7698" w:rsidRDefault="008104A6" w:rsidP="008104A6">
      <w:pPr>
        <w:pStyle w:val="NoSpacing"/>
        <w:spacing w:line="480" w:lineRule="auto"/>
        <w:jc w:val="both"/>
        <w:rPr>
          <w:rFonts w:ascii="Times New Roman" w:hAnsi="Times New Roman" w:cs="Times New Roman"/>
        </w:rPr>
      </w:pPr>
      <w:r w:rsidRPr="00DE7698">
        <w:rPr>
          <w:rFonts w:ascii="Times New Roman" w:hAnsi="Times New Roman" w:cs="Times New Roman"/>
          <w:vertAlign w:val="superscript"/>
        </w:rPr>
        <w:t>3</w:t>
      </w:r>
      <w:r w:rsidRPr="00DE7698">
        <w:rPr>
          <w:rFonts w:ascii="Times New Roman" w:hAnsi="Times New Roman" w:cs="Times New Roman"/>
        </w:rPr>
        <w:t xml:space="preserve"> Department of Environmental Science and Policy, University of California Davis, Davis, CA 95616 USA</w:t>
      </w:r>
    </w:p>
    <w:p w14:paraId="3F7576DB" w14:textId="77777777" w:rsidR="008104A6" w:rsidRPr="00DE7698" w:rsidRDefault="008104A6" w:rsidP="008104A6">
      <w:pPr>
        <w:pStyle w:val="NoSpacing"/>
        <w:spacing w:line="480" w:lineRule="auto"/>
        <w:jc w:val="both"/>
        <w:rPr>
          <w:rFonts w:ascii="Times New Roman" w:hAnsi="Times New Roman" w:cs="Times New Roman"/>
        </w:rPr>
      </w:pPr>
      <w:r w:rsidRPr="00973776">
        <w:rPr>
          <w:rFonts w:ascii="Times New Roman" w:hAnsi="Times New Roman" w:cs="Times New Roman"/>
          <w:vertAlign w:val="superscript"/>
        </w:rPr>
        <w:t>4</w:t>
      </w:r>
      <w:r>
        <w:rPr>
          <w:rFonts w:ascii="Times New Roman" w:hAnsi="Times New Roman" w:cs="Times New Roman"/>
        </w:rPr>
        <w:t xml:space="preserve"> </w:t>
      </w:r>
      <w:r w:rsidRPr="00DE7698">
        <w:rPr>
          <w:rFonts w:ascii="Times New Roman" w:hAnsi="Times New Roman" w:cs="Times New Roman"/>
        </w:rPr>
        <w:t xml:space="preserve">Instituto de </w:t>
      </w:r>
      <w:proofErr w:type="spellStart"/>
      <w:r w:rsidRPr="00DE7698">
        <w:rPr>
          <w:rFonts w:ascii="Times New Roman" w:hAnsi="Times New Roman" w:cs="Times New Roman"/>
        </w:rPr>
        <w:t>Ciencias</w:t>
      </w:r>
      <w:proofErr w:type="spellEnd"/>
      <w:r w:rsidRPr="00DE7698">
        <w:rPr>
          <w:rFonts w:ascii="Times New Roman" w:hAnsi="Times New Roman" w:cs="Times New Roman"/>
        </w:rPr>
        <w:t xml:space="preserve"> del Mar y </w:t>
      </w:r>
      <w:proofErr w:type="spellStart"/>
      <w:r w:rsidRPr="00DE7698">
        <w:rPr>
          <w:rFonts w:ascii="Times New Roman" w:hAnsi="Times New Roman" w:cs="Times New Roman"/>
        </w:rPr>
        <w:t>Limnología</w:t>
      </w:r>
      <w:proofErr w:type="spellEnd"/>
      <w:r w:rsidRPr="00DE7698">
        <w:rPr>
          <w:rFonts w:ascii="Times New Roman" w:hAnsi="Times New Roman" w:cs="Times New Roman"/>
        </w:rPr>
        <w:t xml:space="preserve">, Universidad Nacional </w:t>
      </w:r>
      <w:proofErr w:type="spellStart"/>
      <w:r w:rsidRPr="00DE7698">
        <w:rPr>
          <w:rFonts w:ascii="Times New Roman" w:hAnsi="Times New Roman" w:cs="Times New Roman"/>
        </w:rPr>
        <w:t>Autónoma</w:t>
      </w:r>
      <w:proofErr w:type="spellEnd"/>
      <w:r w:rsidRPr="00DE7698">
        <w:rPr>
          <w:rFonts w:ascii="Times New Roman" w:hAnsi="Times New Roman" w:cs="Times New Roman"/>
        </w:rPr>
        <w:t xml:space="preserve"> de México, Puerto Morelos, Quintana Roo, México</w:t>
      </w:r>
    </w:p>
    <w:p w14:paraId="185D7791" w14:textId="687996EF" w:rsidR="008104A6" w:rsidRPr="00DE7698" w:rsidRDefault="008104A6" w:rsidP="008104A6">
      <w:pPr>
        <w:pStyle w:val="NoSpacing"/>
        <w:spacing w:line="480" w:lineRule="auto"/>
        <w:jc w:val="both"/>
        <w:rPr>
          <w:rFonts w:ascii="Times New Roman" w:hAnsi="Times New Roman" w:cs="Times New Roman"/>
        </w:rPr>
      </w:pPr>
      <w:r w:rsidRPr="008F319A">
        <w:rPr>
          <w:rFonts w:ascii="Times New Roman" w:hAnsi="Times New Roman" w:cs="Times New Roman"/>
          <w:vertAlign w:val="superscript"/>
        </w:rPr>
        <w:t>5</w:t>
      </w:r>
      <w:r w:rsidRPr="00DE7698">
        <w:rPr>
          <w:rFonts w:ascii="Times New Roman" w:hAnsi="Times New Roman" w:cs="Times New Roman"/>
        </w:rPr>
        <w:t xml:space="preserve"> </w:t>
      </w:r>
      <w:r w:rsidRPr="008F319A">
        <w:rPr>
          <w:rFonts w:ascii="Times New Roman" w:hAnsi="Times New Roman" w:cs="Times New Roman"/>
        </w:rPr>
        <w:t>Palace</w:t>
      </w:r>
      <w:r w:rsidR="007224EC">
        <w:rPr>
          <w:rFonts w:ascii="Times New Roman" w:hAnsi="Times New Roman" w:cs="Times New Roman"/>
        </w:rPr>
        <w:t xml:space="preserve"> Resorts, Cancun, Quintana Roo, Mexico</w:t>
      </w:r>
    </w:p>
    <w:p w14:paraId="54C0BE81" w14:textId="77777777" w:rsidR="008104A6" w:rsidRPr="00DE7698" w:rsidRDefault="008104A6" w:rsidP="008104A6">
      <w:pPr>
        <w:pStyle w:val="NoSpacing"/>
        <w:spacing w:line="480" w:lineRule="auto"/>
        <w:jc w:val="both"/>
        <w:rPr>
          <w:rFonts w:ascii="Times New Roman" w:hAnsi="Times New Roman" w:cs="Times New Roman"/>
        </w:rPr>
      </w:pPr>
    </w:p>
    <w:p w14:paraId="015949FC" w14:textId="77777777" w:rsidR="008104A6" w:rsidRPr="00DE7698" w:rsidRDefault="008104A6" w:rsidP="008104A6">
      <w:pPr>
        <w:spacing w:line="480" w:lineRule="auto"/>
        <w:jc w:val="both"/>
        <w:textAlignment w:val="baseline"/>
        <w:rPr>
          <w:color w:val="000000"/>
        </w:rPr>
      </w:pPr>
    </w:p>
    <w:p w14:paraId="59780A55" w14:textId="77777777" w:rsidR="008104A6" w:rsidRPr="00DE7698" w:rsidRDefault="008104A6" w:rsidP="008104A6">
      <w:pPr>
        <w:spacing w:line="480" w:lineRule="auto"/>
        <w:jc w:val="both"/>
        <w:textAlignment w:val="baseline"/>
        <w:rPr>
          <w:color w:val="000000"/>
        </w:rPr>
      </w:pPr>
    </w:p>
    <w:p w14:paraId="6D314B26" w14:textId="77777777" w:rsidR="008104A6" w:rsidRPr="00DE7698" w:rsidRDefault="008104A6" w:rsidP="008104A6">
      <w:pPr>
        <w:spacing w:line="480" w:lineRule="auto"/>
        <w:jc w:val="both"/>
        <w:textAlignment w:val="baseline"/>
        <w:rPr>
          <w:color w:val="000000"/>
        </w:rPr>
      </w:pPr>
    </w:p>
    <w:p w14:paraId="171CE82B" w14:textId="77777777" w:rsidR="008104A6" w:rsidRPr="00DE7698" w:rsidRDefault="008104A6" w:rsidP="008104A6">
      <w:pPr>
        <w:spacing w:line="480" w:lineRule="auto"/>
        <w:jc w:val="both"/>
        <w:textAlignment w:val="baseline"/>
        <w:rPr>
          <w:color w:val="000000"/>
        </w:rPr>
      </w:pPr>
    </w:p>
    <w:p w14:paraId="4B037ABC" w14:textId="77777777" w:rsidR="008104A6" w:rsidRPr="00DE7698" w:rsidRDefault="008104A6" w:rsidP="008104A6">
      <w:pPr>
        <w:spacing w:line="480" w:lineRule="auto"/>
        <w:jc w:val="both"/>
        <w:textAlignment w:val="baseline"/>
        <w:rPr>
          <w:color w:val="000000"/>
        </w:rPr>
      </w:pPr>
    </w:p>
    <w:p w14:paraId="5F885237" w14:textId="77777777" w:rsidR="008104A6" w:rsidRPr="00DE7698" w:rsidRDefault="008104A6" w:rsidP="008104A6">
      <w:pPr>
        <w:spacing w:line="480" w:lineRule="auto"/>
        <w:jc w:val="both"/>
        <w:textAlignment w:val="baseline"/>
        <w:rPr>
          <w:color w:val="000000"/>
        </w:rPr>
      </w:pPr>
    </w:p>
    <w:p w14:paraId="0BC6F29B" w14:textId="77777777" w:rsidR="008104A6" w:rsidRPr="00DE7698" w:rsidRDefault="008104A6" w:rsidP="008104A6">
      <w:pPr>
        <w:spacing w:line="480" w:lineRule="auto"/>
        <w:jc w:val="both"/>
        <w:textAlignment w:val="baseline"/>
        <w:rPr>
          <w:color w:val="000000"/>
        </w:rPr>
      </w:pPr>
    </w:p>
    <w:p w14:paraId="6A55E9FD" w14:textId="77777777" w:rsidR="008104A6" w:rsidRPr="00DE7698" w:rsidRDefault="008104A6" w:rsidP="008104A6">
      <w:pPr>
        <w:spacing w:line="480" w:lineRule="auto"/>
        <w:jc w:val="both"/>
        <w:textAlignment w:val="baseline"/>
        <w:rPr>
          <w:color w:val="000000"/>
        </w:rPr>
      </w:pPr>
    </w:p>
    <w:p w14:paraId="7CFE8C43" w14:textId="77777777" w:rsidR="008104A6" w:rsidRPr="00DE7698" w:rsidRDefault="008104A6" w:rsidP="008104A6">
      <w:pPr>
        <w:spacing w:line="480" w:lineRule="auto"/>
        <w:jc w:val="both"/>
        <w:textAlignment w:val="baseline"/>
        <w:rPr>
          <w:color w:val="000000"/>
        </w:rPr>
      </w:pPr>
    </w:p>
    <w:p w14:paraId="3B3D8E9A" w14:textId="77777777" w:rsidR="0057780F" w:rsidRDefault="008104A6" w:rsidP="0057780F">
      <w:pPr>
        <w:spacing w:line="480" w:lineRule="auto"/>
        <w:jc w:val="both"/>
        <w:textAlignment w:val="baseline"/>
        <w:rPr>
          <w:b/>
          <w:bCs/>
          <w:color w:val="000000"/>
        </w:rPr>
      </w:pPr>
      <w:r w:rsidRPr="0057780F">
        <w:rPr>
          <w:b/>
          <w:bCs/>
          <w:color w:val="000000"/>
        </w:rPr>
        <w:lastRenderedPageBreak/>
        <w:t>Introduction</w:t>
      </w:r>
    </w:p>
    <w:p w14:paraId="7A87C775" w14:textId="378B54CF" w:rsidR="008104A6" w:rsidRDefault="0057780F" w:rsidP="004A049F">
      <w:pPr>
        <w:spacing w:line="480" w:lineRule="auto"/>
        <w:ind w:firstLine="720"/>
        <w:jc w:val="both"/>
        <w:textAlignment w:val="baseline"/>
        <w:rPr>
          <w:color w:val="000000" w:themeColor="text1"/>
        </w:rPr>
      </w:pPr>
      <w:r w:rsidRPr="00DE7698">
        <w:rPr>
          <w:color w:val="000000" w:themeColor="text1"/>
        </w:rPr>
        <w:t xml:space="preserve">Population growth and urbanization </w:t>
      </w:r>
      <w:r>
        <w:rPr>
          <w:color w:val="000000" w:themeColor="text1"/>
        </w:rPr>
        <w:t>deliver</w:t>
      </w:r>
      <w:r w:rsidRPr="00DE7698">
        <w:rPr>
          <w:color w:val="000000" w:themeColor="text1"/>
        </w:rPr>
        <w:t xml:space="preserve"> nutrient</w:t>
      </w:r>
      <w:r>
        <w:rPr>
          <w:color w:val="000000" w:themeColor="text1"/>
        </w:rPr>
        <w:t>s</w:t>
      </w:r>
      <w:r w:rsidRPr="00DE7698">
        <w:rPr>
          <w:color w:val="000000" w:themeColor="text1"/>
        </w:rPr>
        <w:t xml:space="preserve"> into coastal waters</w:t>
      </w:r>
      <w:r>
        <w:rPr>
          <w:color w:val="000000" w:themeColor="text1"/>
        </w:rPr>
        <w:t xml:space="preserve"> that stimulate algal </w:t>
      </w:r>
      <w:r w:rsidRPr="00DE7698">
        <w:rPr>
          <w:color w:val="000000" w:themeColor="text1"/>
        </w:rPr>
        <w:t xml:space="preserve">blooms </w:t>
      </w:r>
      <w:r w:rsidR="008104A6" w:rsidRPr="00DE7698">
        <w:rPr>
          <w:color w:val="000000" w:themeColor="text1"/>
        </w:rPr>
        <w:fldChar w:fldCharType="begin"/>
      </w:r>
      <w:r w:rsidR="008104A6" w:rsidRPr="00DE7698">
        <w:rPr>
          <w:color w:val="000000" w:themeColor="text1"/>
        </w:rPr>
        <w:instrText xml:space="preserve"> ADDIN ZOTERO_ITEM CSL_CITATION {"citationID":"G4Boonvx","properties":{"formattedCitation":"(Teichberg et al. 2010)","plainCitation":"(Teichberg et al. 2010)","noteIndex":0},"citationItems":[{"id":1419,"uris":["http://zotero.org/users/6486635/items/L75ULY39"],"itemData":{"id":1419,"type":"article-journal","abstract":"Receiving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schema":"https://github.com/citation-style-language/schema/raw/master/csl-citation.json"} </w:instrText>
      </w:r>
      <w:r w:rsidR="008104A6" w:rsidRPr="00DE7698">
        <w:rPr>
          <w:color w:val="000000" w:themeColor="text1"/>
        </w:rPr>
        <w:fldChar w:fldCharType="separate"/>
      </w:r>
      <w:r w:rsidR="008104A6" w:rsidRPr="00DE7698">
        <w:rPr>
          <w:noProof/>
          <w:color w:val="000000" w:themeColor="text1"/>
        </w:rPr>
        <w:t>(Teichberg et al. 2010)</w:t>
      </w:r>
      <w:r w:rsidR="008104A6" w:rsidRPr="00DE7698">
        <w:rPr>
          <w:color w:val="000000" w:themeColor="text1"/>
        </w:rPr>
        <w:fldChar w:fldCharType="end"/>
      </w:r>
      <w:r w:rsidR="008104A6" w:rsidRPr="00DE7698">
        <w:rPr>
          <w:color w:val="000000" w:themeColor="text1"/>
        </w:rPr>
        <w:t xml:space="preserve">. </w:t>
      </w:r>
      <w:r w:rsidR="001B7FB8">
        <w:rPr>
          <w:color w:val="000000" w:themeColor="text1"/>
        </w:rPr>
        <w:t xml:space="preserve">The cosmopolitan, species-rich genera </w:t>
      </w:r>
      <w:r w:rsidR="001B7FB8">
        <w:rPr>
          <w:i/>
          <w:iCs/>
          <w:color w:val="000000" w:themeColor="text1"/>
        </w:rPr>
        <w:t xml:space="preserve">Ulva </w:t>
      </w:r>
      <w:r w:rsidR="001B7FB8">
        <w:rPr>
          <w:color w:val="000000" w:themeColor="text1"/>
        </w:rPr>
        <w:t xml:space="preserve">and </w:t>
      </w:r>
      <w:r w:rsidR="001B7FB8">
        <w:rPr>
          <w:i/>
          <w:iCs/>
          <w:color w:val="000000" w:themeColor="text1"/>
        </w:rPr>
        <w:t xml:space="preserve">Sargassum </w:t>
      </w:r>
      <w:r w:rsidR="001B7FB8">
        <w:rPr>
          <w:color w:val="000000" w:themeColor="text1"/>
        </w:rPr>
        <w:t xml:space="preserve">are responsible for the majority of macroalgae blooms </w:t>
      </w:r>
      <w:r w:rsidR="001B7FB8">
        <w:rPr>
          <w:color w:val="000000" w:themeColor="text1"/>
        </w:rPr>
        <w:fldChar w:fldCharType="begin"/>
      </w:r>
      <w:r w:rsidR="001B7FB8">
        <w:rPr>
          <w:color w:val="000000" w:themeColor="text1"/>
        </w:rPr>
        <w:instrText xml:space="preserve"> ADDIN ZOTERO_ITEM CSL_CITATION {"citationID":"23fwafvp","properties":{"formattedCitation":"(Ye et al. 2011, Smetacek and Zingone 2013, Xiao et al. 2021)","plainCitation":"(Ye et al. 2011, Smetacek and Zingone 2013, Xiao et al. 2021)","noteIndex":0},"citationItems":[{"id":1470,"uris":["http://zotero.org/users/6486635/items/78DSR2HZ"],"itemData":{"id":1470,"type":"article-journal","abstract":"A broad spectrum of events that come under the category of green tide are recognized world-wide as a response to elevated levels of seawater nutrients in coastal areas. Green tides involve a wide diversity of sites, macroalgal species, consequences, and possible causes. Here we review the eﬀect of natural and maninduced environmental ﬂuctuations on the frequency and apparent spread of green tides. This article highlights the need for interdisciplinary research aimed at shedding light on the basic mechanisms governing the occurrence and succession of green algae in coastal seas. This will result in more eﬀective management and mitigation of the eﬀects of green tides, thus safeguarding the intrinsic and commercial value of coastal marine ecosystems.","container-title":"Ecological Research","DOI":"10.1007/s11284-011-0821-8","ISSN":"0912-3814, 1440-1703","issue":"3","journalAbbreviation":"Ecological Research","language":"en","page":"477-485","source":"DOI.org (Crossref)","title":"‘Green tides’ are overwhelming the coastline of our blue planet: taking the world's largest example","title-short":"‘Green tides’ are overwhelming the coastline of our blue planet","volume":"26","author":[{"family":"Ye","given":"Nai‐hao"},{"family":"Zhang","given":"Xiao‐wen"},{"family":"Mao","given":"Yu‐ze"},{"family":"Liang","given":"Cheng‐wei"},{"family":"Xu","given":"Dong"},{"family":"Zou","given":"Jian"},{"family":"Zhuang","given":"Zhi‐meng"},{"family":"Wang","given":"Qing‐yin"}],"issued":{"date-parts":[["2011",5]]}}},{"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1468,"uris":["http://zotero.org/users/6486635/items/TYDG5DGI"],"itemData":{"id":1468,"type":"article-journal","abstract":"Harmful macroalgal blooms (HMBs) have been increasing along China’s coasts, causing significant social impacts and economic losses. Besides extensive eutrophication sustaining coastal seaweed tides, the stimuli and dynamics of macroalgal blooms in China are quite complex and require comprehensive studies. This review summarizes the distinct genesis, development and drifting patterns of three HMBs that have persistently occurred in China’s coastal waters during recent years: transregional green tides of drifting Ulva prolifera in the Yellow Sea (YS), local green tides of multiple suspended seaweeds in the Bohai Sea and large-scale golden tides of pelagic Sargassum horneri in the YS and East China Sea. While specific containment measures have been developed and implemented to effectively suppress large-scale green tides in the YS, the origin and blooming mechanism of golden tides remain unclear due to lack of field research. With the broad occurrence of HMBs and their increased accumulation on beaches and coastal waters, it is necessary to investigate the blooming mechanism and ecological impacts of these HMBs, especially with the growing stresses of climate change and anthropogenic disturbances.","container-title":"Harmful Algae","DOI":"10.1016/j.hal.2021.102061","ISSN":"15689883","journalAbbreviation":"Harmful Algae","language":"en","page":"102061","source":"DOI.org (Crossref)","title":"Harmful macroalgal blooms (HMBs) in China's coastal water: Green and golden tides","title-short":"Harmful macroalgal blooms (HMBs) in China's coastal water","volume":"107","author":[{"family":"Xiao","given":"Jie"},{"family":"Wang","given":"Zongling"},{"family":"Liu","given":"Dongyan"},{"family":"Fu","given":"Mingzhu"},{"family":"Yuan","given":"Chao"},{"family":"Yan","given":"Tian"}],"issued":{"date-parts":[["2021",7]]}}}],"schema":"https://github.com/citation-style-language/schema/raw/master/csl-citation.json"} </w:instrText>
      </w:r>
      <w:r w:rsidR="001B7FB8">
        <w:rPr>
          <w:color w:val="000000" w:themeColor="text1"/>
        </w:rPr>
        <w:fldChar w:fldCharType="separate"/>
      </w:r>
      <w:r w:rsidR="001B7FB8">
        <w:rPr>
          <w:noProof/>
          <w:color w:val="000000" w:themeColor="text1"/>
        </w:rPr>
        <w:t>(Ye et al. 2011, Smetacek and Zingone 2013, Xiao et al. 2021)</w:t>
      </w:r>
      <w:r w:rsidR="001B7FB8">
        <w:rPr>
          <w:color w:val="000000" w:themeColor="text1"/>
        </w:rPr>
        <w:fldChar w:fldCharType="end"/>
      </w:r>
      <w:r w:rsidR="001B7FB8">
        <w:rPr>
          <w:color w:val="000000" w:themeColor="text1"/>
        </w:rPr>
        <w:t xml:space="preserve">. </w:t>
      </w:r>
      <w:r w:rsidR="008104A6">
        <w:rPr>
          <w:color w:val="000000" w:themeColor="text1"/>
        </w:rPr>
        <w:t xml:space="preserve">Such </w:t>
      </w:r>
      <w:r w:rsidR="008104A6" w:rsidRPr="00DE7698">
        <w:rPr>
          <w:color w:val="000000" w:themeColor="text1"/>
        </w:rPr>
        <w:t xml:space="preserve">blooms present </w:t>
      </w:r>
      <w:r w:rsidR="008104A6">
        <w:rPr>
          <w:color w:val="000000" w:themeColor="text1"/>
        </w:rPr>
        <w:t xml:space="preserve">economic and ecological </w:t>
      </w:r>
      <w:r w:rsidR="008104A6" w:rsidRPr="00DE7698">
        <w:rPr>
          <w:color w:val="000000" w:themeColor="text1"/>
        </w:rPr>
        <w:t xml:space="preserve">challenges to </w:t>
      </w:r>
      <w:r w:rsidR="008104A6">
        <w:rPr>
          <w:color w:val="000000" w:themeColor="text1"/>
        </w:rPr>
        <w:t xml:space="preserve">impacted countries </w:t>
      </w:r>
      <w:r w:rsidR="008104A6" w:rsidRPr="00DE7698">
        <w:rPr>
          <w:color w:val="000000"/>
        </w:rPr>
        <w:fldChar w:fldCharType="begin"/>
      </w:r>
      <w:r w:rsidR="008104A6" w:rsidRPr="00DE7698">
        <w:rPr>
          <w:color w:val="000000"/>
        </w:rPr>
        <w:instrText xml:space="preserve"> ADDIN ZOTERO_ITEM CSL_CITATION {"citationID":"vOXLKOQv","properties":{"formattedCitation":"(Lapointe 1997, Teichberg et al. 2010, Smetacek and Zingone 2013, Rodr\\uc0\\u237{}guez-Mart\\uc0\\u237{}nez et al. 2023)","plainCitation":"(Lapointe 1997, Teichberg et al. 2010, Smetacek and Zingone 2013, Rodríguez-Martínez et al. 2023)","noteIndex":0},"citationItems":[{"id":1417,"uris":["http://zotero.org/users/6486635/items/QWNC3KF7"],"itemData":{"id":1417,"type":"article-journal","abstract":"During the past two decades coral reefs in the greater Caribbean area have been altered by phase shifts away from corals and toward macroalgae or algal turfs. This study tested the hypothesis that because the phase shift on reefs in Jamaica and southeast Florida involved frondose macroalgae, bottom-up control via nutrient enrichment must be a causal factor. The approach was multifaceted and included measurement of near-bottom nutrient concentrations, salinity, nutrient enrichment bioassays, alkaline phosphatase assays, tissue C : N : P ratios, and tissue 15N: 14N (6”N) ratios. In both locations, concentrations of dissolved inorganic nitrogen (DIN) and soluble reactive phosphorus (SRP) exceeded nutrient thresholds (- 1.O PM DIN, 0.1 PM SRP) noted to sustain macroalgal blooms on Caribbean coral reefs. High seawater DIN : SRP ratios, alkaline phosphatase activity, and tissue C : P and N : P ratios of macroalgae on the carbonate-rich Jamaican reef suggested SRP limitation of productivity compared to lower values of these variables on siliciclastic reefs in Florida that suggested DIN limitation. This pattern was corroborated experimentally when SRP enrichment increased P,,,, (photosynthetic capacity at light saturation) of the chlorophyte Chaetomorpha Zinumin Jamaica compared to DIN enrichment that increased (x (the photosynthetic efficiency under low irradiance) of the deeper growing chlorophyte Codium isthmocladum in southeast Florida. Increased DIN concentrations were associated with reduced salinity on both reefs, indicating submarine groundwatcr discharge was a significant source of DIN. Elevated S15N values of C. isthmocladum tissue further pointed to wastewater DIN as a source of nitrogen contributing to the blooms in southeast Florida.","container-title":"Limnology and Oceanography","DOI":"10.4319/lo.1997.42.5_part_2.1119","ISSN":"0024-3590, 1939-5590","issue":"5part2","journalAbbreviation":"Limnology &amp; Oceanography","language":"en","page":"1119-1131","source":"DOI.org (Crossref)","title":"Nutrient thresholds for bottom‐up control of macroalgal blooms on coral reefs in Jamaica and southeast Florida","volume":"42","author":[{"family":"Lapointe","given":"Brian E."}],"issued":{"date-parts":[["1997",7]]}}},{"id":1419,"uris":["http://zotero.org/users/6486635/items/L75ULY39"],"itemData":{"id":1419,"type":"article-journal","abstract":"Receiving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8104A6" w:rsidRPr="00DE7698">
        <w:rPr>
          <w:color w:val="000000"/>
        </w:rPr>
        <w:fldChar w:fldCharType="separate"/>
      </w:r>
      <w:r w:rsidR="008104A6" w:rsidRPr="00DE7698">
        <w:rPr>
          <w:color w:val="000000"/>
        </w:rPr>
        <w:t>(Lapointe 1997, Teichberg et al. 2010, Smetacek and Zingone 2013, Rodríguez-Martínez et al. 2023)</w:t>
      </w:r>
      <w:r w:rsidR="008104A6" w:rsidRPr="00DE7698">
        <w:rPr>
          <w:color w:val="000000"/>
        </w:rPr>
        <w:fldChar w:fldCharType="end"/>
      </w:r>
      <w:r w:rsidR="008104A6" w:rsidRPr="00DE7698">
        <w:rPr>
          <w:color w:val="000000" w:themeColor="text1"/>
        </w:rPr>
        <w:t xml:space="preserve">. </w:t>
      </w:r>
      <w:r w:rsidR="008104A6">
        <w:rPr>
          <w:color w:val="000000" w:themeColor="text1"/>
        </w:rPr>
        <w:t>For example,</w:t>
      </w:r>
      <w:r w:rsidR="008104A6" w:rsidRPr="0023350D">
        <w:rPr>
          <w:color w:val="000000" w:themeColor="text1"/>
        </w:rPr>
        <w:t xml:space="preserve"> </w:t>
      </w:r>
      <w:r w:rsidR="008104A6" w:rsidRPr="00DE7698">
        <w:rPr>
          <w:color w:val="000000" w:themeColor="text1"/>
        </w:rPr>
        <w:t>macroalga</w:t>
      </w:r>
      <w:r w:rsidR="008104A6">
        <w:rPr>
          <w:color w:val="000000" w:themeColor="text1"/>
        </w:rPr>
        <w:t>l</w:t>
      </w:r>
      <w:r w:rsidR="008104A6" w:rsidRPr="00DE7698">
        <w:rPr>
          <w:color w:val="000000" w:themeColor="text1"/>
        </w:rPr>
        <w:t xml:space="preserve"> blooms can clog fishing nets, impede the passage of boats, and </w:t>
      </w:r>
      <w:r w:rsidR="008104A6">
        <w:rPr>
          <w:color w:val="000000" w:themeColor="text1"/>
        </w:rPr>
        <w:t xml:space="preserve">release unpleasant or harmful chemicals for humans </w:t>
      </w:r>
      <w:r w:rsidR="008104A6" w:rsidRPr="00DE7698">
        <w:rPr>
          <w:color w:val="000000" w:themeColor="text1"/>
        </w:rPr>
        <w:fldChar w:fldCharType="begin"/>
      </w:r>
      <w:r w:rsidR="008104A6" w:rsidRPr="00DE7698">
        <w:rPr>
          <w:color w:val="000000" w:themeColor="text1"/>
        </w:rPr>
        <w:instrText xml:space="preserve"> ADDIN ZOTERO_ITEM CSL_CITATION {"citationID":"8hxr97wA","properties":{"formattedCitation":"(Teichberg et al. 2010, Smetacek and Zingone 2013, Resiere et al. 2021, Rodr\\uc0\\u237{}guez-Mart\\uc0\\u237{}nez et al. 2023)","plainCitation":"(Teichberg et al. 2010, Smetacek and Zingone 2013, Resiere et al. 2021, Rodríguez-Martínez et al. 2023)","noteIndex":0},"citationItems":[{"id":1419,"uris":["http://zotero.org/users/6486635/items/L75ULY39"],"itemData":{"id":1419,"type":"article-journal","abstract":"Receiving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1423,"uris":["http://zotero.org/users/6486635/items/63JHFRQU"],"itemData":{"id":1423,"type":"article-journal","abstract":"Background: Since 2011, there have been ongoing massive unexplained increases of sargassum seaweed strandings along the coastlines of Caribbean countries. The objective of our study was to describe the clinical characteristics of patients exposed to noxious emissions of decomposing sargassum seaweed.","container-title":"Clinical Toxicology","DOI":"10.1080/15563650.2020.1789162","ISSN":"1556-3650, 1556-9519","issue":"3","journalAbbreviation":"Clinical Toxicology","language":"en","page":"215-223","source":"DOI.org (Crossref)","title":"Sargassum seaweed health menace in the Caribbean: clinical characteristics of a population exposed to hydrogen sulfide during the 2018 massive stranding","title-short":"Sargassum seaweed health menace in the Caribbean","volume":"59","author":[{"family":"Resiere","given":"Dabor"},{"family":"Mehdaoui","given":"Hossein"},{"family":"Florentin","given":"Jonathan"},{"family":"Gueye","given":"Papa"},{"family":"Lebrun","given":"Thierry"},{"family":"Blateau","given":"Alain"},{"family":"Viguier","given":"Jerome"},{"family":"Valentino","given":"Ruddy"},{"family":"Brouste","given":"Yannick"},{"family":"Kallel","given":"Hatem"},{"family":"Megarbane","given":"Bruno"},{"family":"Cabie","given":"André"},{"family":"Banydeen","given":"Rishika"},{"family":"Neviere","given":"Remi"}],"issued":{"date-parts":[["2021",3,4]]}}},{"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8104A6" w:rsidRPr="00DE7698">
        <w:rPr>
          <w:color w:val="000000" w:themeColor="text1"/>
        </w:rPr>
        <w:fldChar w:fldCharType="separate"/>
      </w:r>
      <w:r w:rsidR="008104A6" w:rsidRPr="00DE7698">
        <w:rPr>
          <w:color w:val="000000"/>
        </w:rPr>
        <w:t>(Teichberg et al. 2010, Smetacek and Zingone 2013, Resiere et al. 2021, Rodríguez-Martínez et al. 2023)</w:t>
      </w:r>
      <w:r w:rsidR="008104A6" w:rsidRPr="00DE7698">
        <w:rPr>
          <w:color w:val="000000" w:themeColor="text1"/>
        </w:rPr>
        <w:fldChar w:fldCharType="end"/>
      </w:r>
      <w:r w:rsidR="008104A6" w:rsidRPr="00DE7698">
        <w:rPr>
          <w:color w:val="000000" w:themeColor="text1"/>
        </w:rPr>
        <w:t>.</w:t>
      </w:r>
      <w:r>
        <w:rPr>
          <w:color w:val="000000" w:themeColor="text1"/>
        </w:rPr>
        <w:t xml:space="preserve"> </w:t>
      </w:r>
      <w:r w:rsidR="008104A6" w:rsidRPr="00DE7698">
        <w:rPr>
          <w:color w:val="000000" w:themeColor="text1"/>
        </w:rPr>
        <w:t>Beach-cast macroalga</w:t>
      </w:r>
      <w:r w:rsidR="008104A6">
        <w:rPr>
          <w:color w:val="000000" w:themeColor="text1"/>
        </w:rPr>
        <w:t>l blooms</w:t>
      </w:r>
      <w:r w:rsidR="008104A6" w:rsidRPr="00DE7698">
        <w:rPr>
          <w:color w:val="000000" w:themeColor="text1"/>
        </w:rPr>
        <w:t xml:space="preserve"> can obliterate coastal life by creating anoxic conditions</w:t>
      </w:r>
      <w:r w:rsidR="008104A6">
        <w:rPr>
          <w:color w:val="000000" w:themeColor="text1"/>
        </w:rPr>
        <w:t xml:space="preserve"> and </w:t>
      </w:r>
      <w:r w:rsidR="008104A6" w:rsidRPr="00DE7698">
        <w:rPr>
          <w:color w:val="000000" w:themeColor="text1"/>
        </w:rPr>
        <w:t>shading benthic taxa</w:t>
      </w:r>
      <w:r w:rsidR="008104A6">
        <w:rPr>
          <w:color w:val="000000" w:themeColor="text1"/>
        </w:rPr>
        <w:t xml:space="preserve"> </w:t>
      </w:r>
      <w:r w:rsidR="008104A6" w:rsidRPr="00DE7698">
        <w:rPr>
          <w:color w:val="000000" w:themeColor="text1"/>
        </w:rPr>
        <w:fldChar w:fldCharType="begin"/>
      </w:r>
      <w:r w:rsidR="008104A6" w:rsidRPr="00DE7698">
        <w:rPr>
          <w:color w:val="000000" w:themeColor="text1"/>
        </w:rPr>
        <w:instrText xml:space="preserve"> ADDIN ZOTERO_ITEM CSL_CITATION {"citationID":"IzKUjzmM","properties":{"formattedCitation":"(Hauxwell et al. 2001, Teichberg et al. 2010, Van Tussenbroek et al. 2017, Rodr\\uc0\\u237{}guez-Mart\\uc0\\u237{}nez et al. 2019)","plainCitation":"(Hauxwell et al. 2001, Teichberg et al. 2010, Van Tussenbroek et al. 2017, Rodríguez-Martínez et al. 2019)","noteIndex":0},"citationItems":[{"id":1421,"uris":["http://zotero.org/users/6486635/items/A38HBANA"],"itemData":{"id":1421,"type":"article-journal","abstract":"Loss of eelgrass (Zostera marina) habitat from temperate estuaries worldwide often coincides with increased macroalgal accumulations resulting from increased delivery of anthropogenic nitrogen. We conducted macroalgal enclosure/exclosure experiments during summer 1998 within eelgrass populations in two estuaries of Waquoit Bay, Massachusetts, USA, to evaluate how increased macroalgal biomass affects density, recruitment, growth rate, and production of eelgrass. One estuary featured a low nitrogen loading rate and sustained a relatively pristine eelgrass population with a 2 cm high macroalgal canopy. The other estuary had a sixfold higher nitrogen loading rate and a declining eelgrass population with a 9 cm high macroalgal canopy. Experimental units were 1 3 1 m plots of eelgrass fenced within 50 cm high plastic mesh that excluded or included macroalgae at canopy heights ranging from 0 to 25 cm. In both estuaries, rates of eelgrass loss increased, largely a result of decreased recruitment, and growth rates decreased (due to decreased rates of leaf appearance) with increasing macroalgal canopy height. Aboveground summer production in both estuaries decreased exponentially as macroalgal canopy heights increased. We conclude that macroalgal cover is a proximate cause for loss of eelgrass in the higher N estuary since, upon removal of macroalgae, we observed an increase in shoot density, a 55% increase in summer growth, and a 500% increase in summer aboveground net production. Based on summer growth data and density of shoots in our experimental plots the following spring, we suggest that the negative impacts of macroalgal canopies persist, but also that eelgrass recovery upon removal of macroalgae may be possible.","container-title":"Ecology","DOI":"10.1890/0012-9658(2001)082[1007:MCCTEZ]2.0.CO;2","ISSN":"0012-9658","issue":"4","journalAbbreviation":"Ecology","language":"en","page":"1007-1022","source":"DOI.org (Crossref)","title":"MACROALGAL CANOPIES CONTRIBUTE TO EELGRASS ( &lt;i&gt;ZOSTERA MARINA&lt;/i&gt; ) DECLINE IN TEMPERATE ESTUARINE ECOSYSTEMS","volume":"82","author":[{"family":"Hauxwell","given":"Jennifer"},{"family":"Cebrián","given":"Just"},{"family":"Furlong","given":"Christopher"},{"family":"Valiela","given":"Ivan"}],"issued":{"date-parts":[["2001",4]]}}},{"id":1419,"uris":["http://zotero.org/users/6486635/items/L75ULY39"],"itemData":{"id":1419,"type":"article-journal","abstract":"Receiving coastal waters and estuaries are among the most nutrient-enriched environments on earth, and one of the symptoms of the resulting eutrophication is the proliferation of opportunistic, fast-growing marine seaweeds. Here, we used a widespread macroalga often involved in blooms, Ulva spp., to investigate how supply of nitrogen (N) and phosphorus (P), the two main potential growth-limiting nutrients, inﬂuence macroalgal growth in temperate and tropical coastal waters ranging from low- to high-nutrient supplies. We carried out N and P enrichment ﬁeld experiments on Ulva spp. in seven coastal systems, with one of these systems represented by three different subestuaries, for a total of nine sites. We showed that rate of growth of Ulva spp. was directly correlated to annual dissolved inorganic nitrogen (DIN) concentrations, where growth increased with increasing DIN concentration. Internal N pools of macroalgal fronds were also linked to increased DIN supply, and algal growth rates were tightly coupled to these internal N pools. The increases in DIN appeared to be related to greater inputs of wastewater to these coastal waters as indicated by high d15N signatures of the algae as DIN increased. N and P enrichment experiments showed that rate of macroalgal growth was controlled by supply of DIN where ambient DIN concentrations were low, and by P where DIN concentrations were higher, regardless of latitude or geographic setting. These results suggest that understanding the basis for macroalgal blooms, and management of these harmful phenomena, will require information as to nutrient sources, and actions to reduce supply of N and P in coastal waters concerned.","container-title":"Global Change Biology","DOI":"10.1111/j.1365-2486.2009.02108.x","ISSN":"1354-1013, 1365-2486","issue":"9","journalAbbreviation":"Global Change Biology","language":"en","page":"2624-2637","source":"DOI.org (Crossref)","title":"Eutrophication and macroalgal blooms in temperate and tropical coastal waters: nutrient enrichment experiments with &lt;i&gt;Ulva&lt;/i&gt; spp.","title-short":"Eutrophication and macroalgal blooms in temperate and tropical coastal waters","volume":"16","author":[{"family":"Teichberg","given":"Mirta"},{"family":"Fox","given":"Sophia E."},{"family":"Olsen","given":"Ylva S."},{"family":"Valiela","given":"Ivan"},{"family":"Martinetto","given":"Paulina"},{"family":"Iribarne","given":"Oscar"},{"family":"Muto","given":"Elizabeti Yuriko"},{"family":"Petti","given":"Monica A. V."},{"family":"Corbisier","given":"Thaïs N."},{"family":"Soto‐Jiménez","given":"Martín"},{"family":"Páez‐Osuna","given":"Federico"},{"family":"Castro","given":"Paula"},{"family":"Freitas","given":"Helena"},{"family":"Zitelli","given":"Andreina"},{"family":"Cardinaletti","given":"Massimo"},{"family":"Tagliapietra","given":"Davide"}],"issued":{"date-parts":[["2010",9]]}}},{"id":1400,"uris":["http://zotero.org/users/6486635/items/9CRS9JYP"],"itemData":{"id":1400,"type":"article-journal","abstract":"From mid-2014 until the end of 2015, the Mexican Caribbean coast experienced a massive inﬂux of drifting Sargassum spp. that accumulated on the shores, resulting in build-up of decaying beach-cast material and nearshore murky brown waters (Sargassum-brown-tides, Sbt). The eﬀects of Sbt on four near-shore waters included reduction in light, oxygen (hypoxia or anoxia) and pH. The monthly inﬂux of nitrogen, and phosphorus by drifting Sargassum spp. was estimated at 6150 and 61 kg km−1 respectively, resulting in eutrophication. Nearshore seagrass meadows dominated by Thalassia testudinum were replaced by a community dominated by calcareous rhizophytic algae and drifting algae and/or epiphytes, resulting in 61.6–99.5% loss of below-ground biomass. Near-shore corals suﬀered total or partial mortality. Recovery of aﬀected seagrass meadows may take years or even decades, or changes could be permanent if massive inﬂuxes of Sargassum spp. recur.","container-title":"Marine Pollution Bulletin","DOI":"10.1016/j.marpolbul.2017.06.057","ISSN":"0025326X","issue":"1-2","journalAbbreviation":"Marine Pollution Bulletin","language":"en","page":"272-281","source":"DOI.org (Crossref)","title":"Severe impacts of brown tides caused by Sargassum spp. on near-shore Caribbean seagrass communities","volume":"122","author":[{"family":"Van Tussenbroek","given":"Brigitta I."},{"family":"Hernández Arana","given":"Héctor A."},{"family":"Rodríguez-Martínez","given":"Rosa E."},{"family":"Espinoza-Avalos","given":"Julio"},{"family":"Canizales-Flores","given":"Hazel M."},{"family":"González-Godoy","given":"Carlos E."},{"family":"Barba-Santos","given":"M. Guadalupe"},{"family":"Vega-Zepeda","given":"Alejandro"},{"family":"Collado-Vides","given":"Ligia"}],"issued":{"date-parts":[["2017",9]]}}},{"id":1402,"uris":["http://zotero.org/users/6486635/items/WECVD3JB"],"itemData":{"id":1402,"type":"article-journal","abstract":"In 2018, the Mexican Caribbean coast received a massive influx of pelagic Sargassum spp. that accumulated and decayed on beaches producing organic decomposition products that made the water turbid and brown. Between May and September of the same year there were several reports of mass mortality of marine biota in this area. From these reports we estimate that organisms belonging to 78 faunal species died as result of this event, with demersal neritic fish and Crustacea being the most affected groups. The cause of mortality appears to be the combined effect of high ammonium and hydrogen sulfide concentrations, together with hypoxic conditions. If massive arrival of pelagic Sargassum spp. continues and algae is left to decay on the beach in large volumes then deterioration in water quality could affect coral reefs close to shore. Furthermore, barriers placed in lagoons to intercept the Sargassum spp. before it reaches the beach could impact reef fauna if the algae is left to die and sink on site.","container-title":"Marine Pollution Bulletin","DOI":"10.1016/j.marpolbul.2019.06.015","ISSN":"0025326X","journalAbbreviation":"Marine Pollution Bulletin","language":"en","page":"201-205","source":"DOI.org (Crossref)","title":"Faunal mortality associated with massive beaching and decomposition of pelagic Sargassum","volume":"146","author":[{"family":"Rodríguez-Martínez","given":"R.E."},{"family":"Medina-Valmaseda","given":"A.E."},{"family":"Blanchon","given":"P."},{"family":"Monroy-Velázquez","given":"L.V."},{"family":"Almazán-Becerril","given":"A."},{"family":"Delgado-Pech","given":"B."},{"family":"Vásquez-Yeomans","given":"L."},{"family":"Francisco","given":"V."},{"family":"García-Rivas","given":"M.C."}],"issued":{"date-parts":[["2019",9]]}}}],"schema":"https://github.com/citation-style-language/schema/raw/master/csl-citation.json"} </w:instrText>
      </w:r>
      <w:r w:rsidR="008104A6" w:rsidRPr="00DE7698">
        <w:rPr>
          <w:color w:val="000000" w:themeColor="text1"/>
        </w:rPr>
        <w:fldChar w:fldCharType="separate"/>
      </w:r>
      <w:r w:rsidR="008104A6" w:rsidRPr="00DE7698">
        <w:rPr>
          <w:color w:val="000000"/>
        </w:rPr>
        <w:t>(Hauxwell et al. 2001, Teichberg et al. 2010, Van Tussenbroek et al. 2017, Rodríguez-Martínez et al. 2019)</w:t>
      </w:r>
      <w:r w:rsidR="008104A6" w:rsidRPr="00DE7698">
        <w:rPr>
          <w:color w:val="000000" w:themeColor="text1"/>
        </w:rPr>
        <w:fldChar w:fldCharType="end"/>
      </w:r>
      <w:r w:rsidR="008104A6" w:rsidRPr="00DE7698">
        <w:rPr>
          <w:color w:val="000000" w:themeColor="text1"/>
        </w:rPr>
        <w:t xml:space="preserve">. </w:t>
      </w:r>
      <w:r w:rsidR="008104A6">
        <w:rPr>
          <w:color w:val="000000" w:themeColor="text1"/>
        </w:rPr>
        <w:t xml:space="preserve">Because seaweed blooms negatively impact coastal environments and economies, it is common for this biomass to be removed from shorelines and dumped into adjacent habitats. </w:t>
      </w:r>
      <w:r w:rsidR="008104A6" w:rsidRPr="00DE7698">
        <w:rPr>
          <w:color w:val="000000" w:themeColor="text1"/>
        </w:rPr>
        <w:t xml:space="preserve">However, the impacts of </w:t>
      </w:r>
      <w:r w:rsidR="008104A6">
        <w:rPr>
          <w:color w:val="000000" w:themeColor="text1"/>
        </w:rPr>
        <w:t>massive quantities of d</w:t>
      </w:r>
      <w:r w:rsidR="008104A6" w:rsidRPr="00DE7698">
        <w:rPr>
          <w:color w:val="000000" w:themeColor="text1"/>
        </w:rPr>
        <w:t xml:space="preserve">ecomposing biomass on </w:t>
      </w:r>
      <w:r w:rsidR="008104A6">
        <w:rPr>
          <w:color w:val="000000" w:themeColor="text1"/>
        </w:rPr>
        <w:t>dump sites remain unknown.</w:t>
      </w:r>
      <w:r w:rsidR="008104A6" w:rsidRPr="00DE7698">
        <w:rPr>
          <w:color w:val="000000" w:themeColor="text1"/>
        </w:rPr>
        <w:t xml:space="preserve"> </w:t>
      </w:r>
      <w:r w:rsidR="008104A6">
        <w:rPr>
          <w:color w:val="000000" w:themeColor="text1"/>
        </w:rPr>
        <w:t>There is a need for manipulative experiments to understand how such anthropogenic activities subsidize and influence communities in recipient habitats.</w:t>
      </w:r>
    </w:p>
    <w:p w14:paraId="3FC4E196" w14:textId="02D4758B" w:rsidR="0057780F" w:rsidRDefault="003B3AA4" w:rsidP="008B0607">
      <w:pPr>
        <w:spacing w:line="480" w:lineRule="auto"/>
        <w:ind w:firstLine="720"/>
        <w:jc w:val="both"/>
        <w:textAlignment w:val="baseline"/>
        <w:rPr>
          <w:color w:val="000000" w:themeColor="text1"/>
        </w:rPr>
      </w:pPr>
      <w:proofErr w:type="gramStart"/>
      <w:r>
        <w:rPr>
          <w:color w:val="000000" w:themeColor="text1"/>
        </w:rPr>
        <w:t>At this time</w:t>
      </w:r>
      <w:proofErr w:type="gramEnd"/>
      <w:r>
        <w:rPr>
          <w:color w:val="000000" w:themeColor="text1"/>
        </w:rPr>
        <w:t>, there is only a nascent understanding of the impacts of seaweed</w:t>
      </w:r>
      <w:r w:rsidR="00183576">
        <w:rPr>
          <w:color w:val="000000" w:themeColor="text1"/>
        </w:rPr>
        <w:t xml:space="preserve"> </w:t>
      </w:r>
      <w:r>
        <w:rPr>
          <w:color w:val="000000" w:themeColor="text1"/>
        </w:rPr>
        <w:t>dumping on terrestrial habitats</w:t>
      </w:r>
      <w:r w:rsidR="000222A2">
        <w:rPr>
          <w:color w:val="000000" w:themeColor="text1"/>
        </w:rPr>
        <w:t xml:space="preserve">. For example, </w:t>
      </w:r>
      <w:r w:rsidR="001E7E56">
        <w:rPr>
          <w:color w:val="000000" w:themeColor="text1"/>
        </w:rPr>
        <w:t xml:space="preserve">it has been long proposed that the use of </w:t>
      </w:r>
      <w:r w:rsidR="00031E7B">
        <w:rPr>
          <w:color w:val="000000" w:themeColor="text1"/>
        </w:rPr>
        <w:t>untreated</w:t>
      </w:r>
      <w:r w:rsidR="001E7E56">
        <w:rPr>
          <w:color w:val="000000" w:themeColor="text1"/>
        </w:rPr>
        <w:t xml:space="preserve"> </w:t>
      </w:r>
      <w:r w:rsidR="00BC39FD">
        <w:rPr>
          <w:color w:val="000000" w:themeColor="text1"/>
        </w:rPr>
        <w:t>macroalgae</w:t>
      </w:r>
      <w:r w:rsidR="001E7E56">
        <w:rPr>
          <w:color w:val="000000" w:themeColor="text1"/>
        </w:rPr>
        <w:t xml:space="preserve"> that is autochthonous to coastal areas can be beneficial for soil stability and fertility </w:t>
      </w:r>
      <w:r w:rsidR="001E7E56">
        <w:rPr>
          <w:color w:val="000000" w:themeColor="text1"/>
        </w:rPr>
        <w:fldChar w:fldCharType="begin"/>
      </w:r>
      <w:r w:rsidR="00966CBD">
        <w:rPr>
          <w:color w:val="000000" w:themeColor="text1"/>
        </w:rPr>
        <w:instrText xml:space="preserve"> ADDIN ZOTERO_ITEM CSL_CITATION {"citationID":"YqngfHx8","properties":{"formattedCitation":"(Pereira et al. 2019)","plainCitation":"(Pereira et al. 2019)","noteIndex":0},"citationItems":[{"id":1480,"uris":["http://zotero.org/users/6486635/items/JWG72MW9"],"itemData":{"id":1480,"type":"book","edition":"1","event-place":"Boca Raton, FL : CRC Press, 2019.","ISBN":"978-0-429-48715-6","language":"en","note":"DOI: 10.1201/9780429487156","publisher":"CRC Press","publisher-place":"Boca Raton, FL : CRC Press, 2019.","source":"DOI.org (Crossref)","title":"Seaweeds as Plant Fertilizer, Agricultural Biostimulants and Animal Fodder","URL":"https://www.taylorfrancis.com/books/9780429945120","editor":[{"family":"Pereira","given":"Leonel"},{"family":"Bahcevandziev","given":"Kiril"},{"family":"Joshi","given":"Nilesh H."}],"accessed":{"date-parts":[["2024",1,31]]},"issued":{"date-parts":[["2019",10,18]]}}}],"schema":"https://github.com/citation-style-language/schema/raw/master/csl-citation.json"} </w:instrText>
      </w:r>
      <w:r w:rsidR="001E7E56">
        <w:rPr>
          <w:color w:val="000000" w:themeColor="text1"/>
        </w:rPr>
        <w:fldChar w:fldCharType="separate"/>
      </w:r>
      <w:r w:rsidR="00966CBD">
        <w:rPr>
          <w:noProof/>
          <w:color w:val="000000" w:themeColor="text1"/>
        </w:rPr>
        <w:t>(Pereira et al. 2019)</w:t>
      </w:r>
      <w:r w:rsidR="001E7E56">
        <w:rPr>
          <w:color w:val="000000" w:themeColor="text1"/>
        </w:rPr>
        <w:fldChar w:fldCharType="end"/>
      </w:r>
      <w:r w:rsidR="00966CBD">
        <w:rPr>
          <w:color w:val="000000" w:themeColor="text1"/>
        </w:rPr>
        <w:t xml:space="preserve"> and direct application of </w:t>
      </w:r>
      <w:r w:rsidR="00BC39FD">
        <w:rPr>
          <w:color w:val="000000" w:themeColor="text1"/>
        </w:rPr>
        <w:t>macroalgae</w:t>
      </w:r>
      <w:r w:rsidR="00966CBD">
        <w:rPr>
          <w:color w:val="000000" w:themeColor="text1"/>
        </w:rPr>
        <w:t xml:space="preserve"> as a nutrient source for agriculture is a traditional practic</w:t>
      </w:r>
      <w:r w:rsidR="00183576">
        <w:rPr>
          <w:color w:val="000000" w:themeColor="text1"/>
        </w:rPr>
        <w:t xml:space="preserve">e </w:t>
      </w:r>
      <w:r w:rsidR="00966CBD">
        <w:rPr>
          <w:color w:val="000000" w:themeColor="text1"/>
        </w:rPr>
        <w:fldChar w:fldCharType="begin"/>
      </w:r>
      <w:r w:rsidR="00966CBD">
        <w:rPr>
          <w:color w:val="000000" w:themeColor="text1"/>
        </w:rPr>
        <w:instrText xml:space="preserve"> ADDIN ZOTERO_ITEM CSL_CITATION {"citationID":"ovy0eFXY","properties":{"formattedCitation":"(Madej\\uc0\\u243{}n et al. 2022)","plainCitation":"(Madejón et al. 2022)","noteIndex":0},"citationItems":[{"id":1476,"uris":["http://zotero.org/users/6486635/items/TBHP92N6"],"itemData":{"id":1476,"type":"article-journal","abstract":"Purpose Seaweed blooms are an irregular but frequent phenomenon in many coastal areas and during the touristic season, can cause limitations for recreational use of beaches. Here, we propose composting of seaweed removed from the shoreline as alternative to current management practices (e.g. disposal in landfills or incineration).\nMethods A co-composting strategy with garden prune waste was chosen for the treatment of seaweed blooms removed from the beaches. Composting was performed in windrows of 10 m long, 1.5 m wide and 1 m high using different ratios of algae and garden prune residues (1:2; 1:1 and 2:1) at a composting facility in Rota (Cádiz, Spain).\nResults Characteristic temperature profiles consisting of a very brief mesophilic phase, a 15–20-day thermophilic phase (maximum of 50–70 °C) and a second mesophilic phase (40–35ºC) after 30–50 days were observed. After curing for more than 160 days, a stabilized non-phytotoxic composted material (50–70 g kg−1 C; 2–3 g kg−1 N; C/N ratio of 21–27 and electrical conductivity between 1.8–2.4 mS cm−1) was obtained. Composting worked best using a 2:1 ratio (prune waste:algae). The composted organic material showed larger presence of stabilized lignin-derived compounds as assessed via nuclear magnetic resonance. No odors were detected during the composting process suggesting that open-air treatment is feasible.\nConclusion The co-composting strategy provides a safe, local and sustainable approach to deal with seaweed blooms during peaks of recreational use and in situations where algae have to be removed.","container-title":"Waste and Biomass Valorization","DOI":"10.1007/s12649-021-01548-1","ISSN":"1877-2641, 1877-265X","issue":"2","journalAbbreviation":"Waste Biomass Valor","language":"en","page":"863-875","source":"DOI.org (Crossref)","title":"Composting as Sustainable Managing Option for Seaweed Blooms on Recreational Beaches","volume":"13","author":[{"family":"Madejón","given":"Engracia"},{"family":"Panettieri","given":"Marco"},{"family":"Madejón","given":"Paula"},{"family":"Pérez-de-Mora","given":"Alfredo"}],"issued":{"date-parts":[["2022",2]]}}}],"schema":"https://github.com/citation-style-language/schema/raw/master/csl-citation.json"} </w:instrText>
      </w:r>
      <w:r w:rsidR="00966CBD">
        <w:rPr>
          <w:color w:val="000000" w:themeColor="text1"/>
        </w:rPr>
        <w:fldChar w:fldCharType="separate"/>
      </w:r>
      <w:r w:rsidR="00966CBD" w:rsidRPr="00966CBD">
        <w:rPr>
          <w:color w:val="000000"/>
        </w:rPr>
        <w:t>(Madejón et al. 2022)</w:t>
      </w:r>
      <w:r w:rsidR="00966CBD">
        <w:rPr>
          <w:color w:val="000000" w:themeColor="text1"/>
        </w:rPr>
        <w:fldChar w:fldCharType="end"/>
      </w:r>
      <w:r w:rsidR="00966CBD">
        <w:rPr>
          <w:color w:val="000000" w:themeColor="text1"/>
        </w:rPr>
        <w:t>.  However</w:t>
      </w:r>
      <w:r w:rsidR="00BC39FD">
        <w:rPr>
          <w:color w:val="000000" w:themeColor="text1"/>
        </w:rPr>
        <w:t xml:space="preserve">, </w:t>
      </w:r>
      <w:r w:rsidR="00183576">
        <w:rPr>
          <w:color w:val="000000" w:themeColor="text1"/>
        </w:rPr>
        <w:t>untreated</w:t>
      </w:r>
      <w:r w:rsidR="00BC39FD">
        <w:rPr>
          <w:color w:val="000000" w:themeColor="text1"/>
        </w:rPr>
        <w:t xml:space="preserve"> seaweeds can have improper carbon-to-nitrogen ratios, complex polysaccharides, and additional </w:t>
      </w:r>
      <w:r w:rsidR="00031E7B">
        <w:rPr>
          <w:color w:val="000000" w:themeColor="text1"/>
        </w:rPr>
        <w:t>salts</w:t>
      </w:r>
      <w:r w:rsidR="00BC39FD">
        <w:rPr>
          <w:color w:val="000000" w:themeColor="text1"/>
        </w:rPr>
        <w:t xml:space="preserve"> that are not ideal for compositing </w:t>
      </w:r>
      <w:r w:rsidR="00BC39FD">
        <w:rPr>
          <w:color w:val="000000" w:themeColor="text1"/>
        </w:rPr>
        <w:fldChar w:fldCharType="begin"/>
      </w:r>
      <w:r w:rsidR="00BC39FD">
        <w:rPr>
          <w:color w:val="000000" w:themeColor="text1"/>
        </w:rPr>
        <w:instrText xml:space="preserve"> ADDIN ZOTERO_ITEM CSL_CITATION {"citationID":"uBVlL22Y","properties":{"formattedCitation":"(Dang et al. 2023)","plainCitation":"(Dang et al. 2023)","noteIndex":0},"citationItems":[{"id":1478,"uris":["http://zotero.org/users/6486635/items/Y364WWUB"],"itemData":{"id":1478,"type":"article-journal","abstract":"To address the origins of ocean acidification, seaweed aquaculture is emerging as a key biosequestration strategy. Nevertheless, seaweed biomass is involved in developing food and animal feed, whereas seaweed waste from commercial hydrocolloid extraction is dumped in landfills, which together limit the carbon cycle and carbon sequestration. This work sought to evaluate the production, properties, and applications of seaweed compost and biochar to strengthen the “carbon sink” implications of aquaculture sectors. Due to their unique characteristics, the production of seaweed-derived biochar and compost, as well as their existing applications, are distinct when compared to terrestrial biomass. This paper outlines the benefits of composting and biochar production as well as proposes ideas and perspectives to overcome technical shortcomings. If properly synchronized, progression in the aquaculture sector, composting, and biochar production, potentially promote various Sustainable Development Goals.","container-title":"Bioresource Technology","DOI":"10.1016/j.biortech.2023.128830","ISSN":"09608524","journalAbbreviation":"Bioresource Technology","language":"en","page":"128830","source":"DOI.org (Crossref)","title":"Current application of seaweed waste for composting and biochar: A review","title-short":"Current application of seaweed waste for composting and biochar","volume":"375","author":[{"family":"Dang","given":"Bao-Trong"},{"family":"Ramaraj","given":"Rameshprabu"},{"family":"Huynh","given":"Ky-Phuong-Ha"},{"family":"Le","given":"Minh-Vien"},{"family":"Tomoaki","given":"Itayama"},{"family":"Pham","given":"Tan-Thi"},{"family":"Hoang Luan","given":"Van"},{"family":"Thi Le Na","given":"Pham"},{"family":"Tran","given":"Duyen P.H."}],"issued":{"date-parts":[["2023",5]]}}}],"schema":"https://github.com/citation-style-language/schema/raw/master/csl-citation.json"} </w:instrText>
      </w:r>
      <w:r w:rsidR="00BC39FD">
        <w:rPr>
          <w:color w:val="000000" w:themeColor="text1"/>
        </w:rPr>
        <w:fldChar w:fldCharType="separate"/>
      </w:r>
      <w:r w:rsidR="00BC39FD">
        <w:rPr>
          <w:noProof/>
          <w:color w:val="000000" w:themeColor="text1"/>
        </w:rPr>
        <w:t>(Dang et al. 2023)</w:t>
      </w:r>
      <w:r w:rsidR="00BC39FD">
        <w:rPr>
          <w:color w:val="000000" w:themeColor="text1"/>
        </w:rPr>
        <w:fldChar w:fldCharType="end"/>
      </w:r>
      <w:r w:rsidR="00BC39FD">
        <w:rPr>
          <w:color w:val="000000" w:themeColor="text1"/>
        </w:rPr>
        <w:t xml:space="preserve">, and can lead to increased salinity, fermentation, foul odor, the production of </w:t>
      </w:r>
      <w:r w:rsidR="00BC39FD">
        <w:rPr>
          <w:color w:val="000000" w:themeColor="text1"/>
        </w:rPr>
        <w:lastRenderedPageBreak/>
        <w:t xml:space="preserve">toxic metabolites for plants, leaching of nitrogen into groundwater, changes in pH, and the buildup of heavy metals when applied to soil </w:t>
      </w:r>
      <w:r w:rsidR="00BC39FD">
        <w:rPr>
          <w:color w:val="000000" w:themeColor="text1"/>
        </w:rPr>
        <w:fldChar w:fldCharType="begin"/>
      </w:r>
      <w:r w:rsidR="00BC39FD">
        <w:rPr>
          <w:color w:val="000000" w:themeColor="text1"/>
        </w:rPr>
        <w:instrText xml:space="preserve"> ADDIN ZOTERO_ITEM CSL_CITATION {"citationID":"NoECnFf3","properties":{"formattedCitation":"(Madej\\uc0\\u243{}n et al. 2022)","plainCitation":"(Madejón et al. 2022)","noteIndex":0},"citationItems":[{"id":1476,"uris":["http://zotero.org/users/6486635/items/TBHP92N6"],"itemData":{"id":1476,"type":"article-journal","abstract":"Purpose Seaweed blooms are an irregular but frequent phenomenon in many coastal areas and during the touristic season, can cause limitations for recreational use of beaches. Here, we propose composting of seaweed removed from the shoreline as alternative to current management practices (e.g. disposal in landfills or incineration).\nMethods A co-composting strategy with garden prune waste was chosen for the treatment of seaweed blooms removed from the beaches. Composting was performed in windrows of 10 m long, 1.5 m wide and 1 m high using different ratios of algae and garden prune residues (1:2; 1:1 and 2:1) at a composting facility in Rota (Cádiz, Spain).\nResults Characteristic temperature profiles consisting of a very brief mesophilic phase, a 15–20-day thermophilic phase (maximum of 50–70 °C) and a second mesophilic phase (40–35ºC) after 30–50 days were observed. After curing for more than 160 days, a stabilized non-phytotoxic composted material (50–70 g kg−1 C; 2–3 g kg−1 N; C/N ratio of 21–27 and electrical conductivity between 1.8–2.4 mS cm−1) was obtained. Composting worked best using a 2:1 ratio (prune waste:algae). The composted organic material showed larger presence of stabilized lignin-derived compounds as assessed via nuclear magnetic resonance. No odors were detected during the composting process suggesting that open-air treatment is feasible.\nConclusion The co-composting strategy provides a safe, local and sustainable approach to deal with seaweed blooms during peaks of recreational use and in situations where algae have to be removed.","container-title":"Waste and Biomass Valorization","DOI":"10.1007/s12649-021-01548-1","ISSN":"1877-2641, 1877-265X","issue":"2","journalAbbreviation":"Waste Biomass Valor","language":"en","page":"863-875","source":"DOI.org (Crossref)","title":"Composting as Sustainable Managing Option for Seaweed Blooms on Recreational Beaches","volume":"13","author":[{"family":"Madejón","given":"Engracia"},{"family":"Panettieri","given":"Marco"},{"family":"Madejón","given":"Paula"},{"family":"Pérez-de-Mora","given":"Alfredo"}],"issued":{"date-parts":[["2022",2]]}}}],"schema":"https://github.com/citation-style-language/schema/raw/master/csl-citation.json"} </w:instrText>
      </w:r>
      <w:r w:rsidR="00BC39FD">
        <w:rPr>
          <w:color w:val="000000" w:themeColor="text1"/>
        </w:rPr>
        <w:fldChar w:fldCharType="separate"/>
      </w:r>
      <w:r w:rsidR="00BC39FD" w:rsidRPr="00BC39FD">
        <w:rPr>
          <w:color w:val="000000"/>
        </w:rPr>
        <w:t>(Madejón et al. 2022)</w:t>
      </w:r>
      <w:r w:rsidR="00BC39FD">
        <w:rPr>
          <w:color w:val="000000" w:themeColor="text1"/>
        </w:rPr>
        <w:fldChar w:fldCharType="end"/>
      </w:r>
      <w:r w:rsidR="00BC39FD">
        <w:rPr>
          <w:color w:val="000000" w:themeColor="text1"/>
        </w:rPr>
        <w:t xml:space="preserve">. </w:t>
      </w:r>
      <w:r w:rsidR="008B0607">
        <w:rPr>
          <w:color w:val="000000" w:themeColor="text1"/>
        </w:rPr>
        <w:t xml:space="preserve">Currently, residual biomass from hydrocolloid extractions (e.g., agar, alginate, and carrageenan) and removal of seaweed blooms contributes a significant amount of waste that is discarded in landfills </w:t>
      </w:r>
      <w:r w:rsidR="008B0607">
        <w:rPr>
          <w:color w:val="000000" w:themeColor="text1"/>
        </w:rPr>
        <w:fldChar w:fldCharType="begin"/>
      </w:r>
      <w:r w:rsidR="008B0607">
        <w:rPr>
          <w:color w:val="000000" w:themeColor="text1"/>
        </w:rPr>
        <w:instrText xml:space="preserve"> ADDIN ZOTERO_ITEM CSL_CITATION {"citationID":"92dNjv0c","properties":{"formattedCitation":"(Dang et al. 2023)","plainCitation":"(Dang et al. 2023)","noteIndex":0},"citationItems":[{"id":1478,"uris":["http://zotero.org/users/6486635/items/Y364WWUB"],"itemData":{"id":1478,"type":"article-journal","abstract":"To address the origins of ocean acidification, seaweed aquaculture is emerging as a key biosequestration strategy. Nevertheless, seaweed biomass is involved in developing food and animal feed, whereas seaweed waste from commercial hydrocolloid extraction is dumped in landfills, which together limit the carbon cycle and carbon sequestration. This work sought to evaluate the production, properties, and applications of seaweed compost and biochar to strengthen the “carbon sink” implications of aquaculture sectors. Due to their unique characteristics, the production of seaweed-derived biochar and compost, as well as their existing applications, are distinct when compared to terrestrial biomass. This paper outlines the benefits of composting and biochar production as well as proposes ideas and perspectives to overcome technical shortcomings. If properly synchronized, progression in the aquaculture sector, composting, and biochar production, potentially promote various Sustainable Development Goals.","container-title":"Bioresource Technology","DOI":"10.1016/j.biortech.2023.128830","ISSN":"09608524","journalAbbreviation":"Bioresource Technology","language":"en","page":"128830","source":"DOI.org (Crossref)","title":"Current application of seaweed waste for composting and biochar: A review","title-short":"Current application of seaweed waste for composting and biochar","volume":"375","author":[{"family":"Dang","given":"Bao-Trong"},{"family":"Ramaraj","given":"Rameshprabu"},{"family":"Huynh","given":"Ky-Phuong-Ha"},{"family":"Le","given":"Minh-Vien"},{"family":"Tomoaki","given":"Itayama"},{"family":"Pham","given":"Tan-Thi"},{"family":"Hoang Luan","given":"Van"},{"family":"Thi Le Na","given":"Pham"},{"family":"Tran","given":"Duyen P.H."}],"issued":{"date-parts":[["2023",5]]}}}],"schema":"https://github.com/citation-style-language/schema/raw/master/csl-citation.json"} </w:instrText>
      </w:r>
      <w:r w:rsidR="008B0607">
        <w:rPr>
          <w:color w:val="000000" w:themeColor="text1"/>
        </w:rPr>
        <w:fldChar w:fldCharType="separate"/>
      </w:r>
      <w:r w:rsidR="008B0607">
        <w:rPr>
          <w:noProof/>
          <w:color w:val="000000" w:themeColor="text1"/>
        </w:rPr>
        <w:t>(Dang et al. 2023)</w:t>
      </w:r>
      <w:r w:rsidR="008B0607">
        <w:rPr>
          <w:color w:val="000000" w:themeColor="text1"/>
        </w:rPr>
        <w:fldChar w:fldCharType="end"/>
      </w:r>
      <w:r w:rsidR="008B0607">
        <w:rPr>
          <w:color w:val="000000" w:themeColor="text1"/>
        </w:rPr>
        <w:t xml:space="preserve">.  Indeed, seaweeds have properties that can improve plant growth when </w:t>
      </w:r>
      <w:r w:rsidR="00A75B77">
        <w:rPr>
          <w:color w:val="000000" w:themeColor="text1"/>
        </w:rPr>
        <w:t>treated</w:t>
      </w:r>
      <w:r w:rsidR="008B0607">
        <w:rPr>
          <w:color w:val="000000" w:themeColor="text1"/>
        </w:rPr>
        <w:t xml:space="preserve"> properly </w:t>
      </w:r>
      <w:r w:rsidR="008B0607">
        <w:rPr>
          <w:color w:val="000000" w:themeColor="text1"/>
        </w:rPr>
        <w:fldChar w:fldCharType="begin"/>
      </w:r>
      <w:r w:rsidR="008B0607">
        <w:rPr>
          <w:color w:val="000000" w:themeColor="text1"/>
        </w:rPr>
        <w:instrText xml:space="preserve"> ADDIN ZOTERO_ITEM CSL_CITATION {"citationID":"V9Y88xQV","properties":{"formattedCitation":"(Madej\\uc0\\u243{}n et al. 2022)","plainCitation":"(Madejón et al. 2022)","noteIndex":0},"citationItems":[{"id":1476,"uris":["http://zotero.org/users/6486635/items/TBHP92N6"],"itemData":{"id":1476,"type":"article-journal","abstract":"Purpose Seaweed blooms are an irregular but frequent phenomenon in many coastal areas and during the touristic season, can cause limitations for recreational use of beaches. Here, we propose composting of seaweed removed from the shoreline as alternative to current management practices (e.g. disposal in landfills or incineration).\nMethods A co-composting strategy with garden prune waste was chosen for the treatment of seaweed blooms removed from the beaches. Composting was performed in windrows of 10 m long, 1.5 m wide and 1 m high using different ratios of algae and garden prune residues (1:2; 1:1 and 2:1) at a composting facility in Rota (Cádiz, Spain).\nResults Characteristic temperature profiles consisting of a very brief mesophilic phase, a 15–20-day thermophilic phase (maximum of 50–70 °C) and a second mesophilic phase (40–35ºC) after 30–50 days were observed. After curing for more than 160 days, a stabilized non-phytotoxic composted material (50–70 g kg−1 C; 2–3 g kg−1 N; C/N ratio of 21–27 and electrical conductivity between 1.8–2.4 mS cm−1) was obtained. Composting worked best using a 2:1 ratio (prune waste:algae). The composted organic material showed larger presence of stabilized lignin-derived compounds as assessed via nuclear magnetic resonance. No odors were detected during the composting process suggesting that open-air treatment is feasible.\nConclusion The co-composting strategy provides a safe, local and sustainable approach to deal with seaweed blooms during peaks of recreational use and in situations where algae have to be removed.","container-title":"Waste and Biomass Valorization","DOI":"10.1007/s12649-021-01548-1","ISSN":"1877-2641, 1877-265X","issue":"2","journalAbbreviation":"Waste Biomass Valor","language":"en","page":"863-875","source":"DOI.org (Crossref)","title":"Composting as Sustainable Managing Option for Seaweed Blooms on Recreational Beaches","volume":"13","author":[{"family":"Madejón","given":"Engracia"},{"family":"Panettieri","given":"Marco"},{"family":"Madejón","given":"Paula"},{"family":"Pérez-de-Mora","given":"Alfredo"}],"issued":{"date-parts":[["2022",2]]}}}],"schema":"https://github.com/citation-style-language/schema/raw/master/csl-citation.json"} </w:instrText>
      </w:r>
      <w:r w:rsidR="008B0607">
        <w:rPr>
          <w:color w:val="000000" w:themeColor="text1"/>
        </w:rPr>
        <w:fldChar w:fldCharType="separate"/>
      </w:r>
      <w:r w:rsidR="008B0607" w:rsidRPr="00BC39FD">
        <w:rPr>
          <w:color w:val="000000"/>
        </w:rPr>
        <w:t>(Madejón et al. 2022)</w:t>
      </w:r>
      <w:r w:rsidR="008B0607">
        <w:rPr>
          <w:color w:val="000000" w:themeColor="text1"/>
        </w:rPr>
        <w:fldChar w:fldCharType="end"/>
      </w:r>
      <w:r w:rsidR="008B0607">
        <w:rPr>
          <w:color w:val="000000" w:themeColor="text1"/>
        </w:rPr>
        <w:t xml:space="preserve"> and can have strong fertilization effects on coastal ecosystems </w:t>
      </w:r>
      <w:r w:rsidR="008B0607">
        <w:rPr>
          <w:color w:val="000000" w:themeColor="text1"/>
        </w:rPr>
        <w:fldChar w:fldCharType="begin"/>
      </w:r>
      <w:r w:rsidR="008B0607">
        <w:rPr>
          <w:color w:val="000000" w:themeColor="text1"/>
        </w:rPr>
        <w:instrText xml:space="preserve"> ADDIN ZOTERO_ITEM CSL_CITATION {"citationID":"usxMZR1c","properties":{"formattedCitation":"(Piovia-Scott et al. 2013)","plainCitation":"(Piovia-Scott et al. 2013)","noteIndex":0},"citationItems":[{"id":410,"uris":["http://zotero.org/users/6486635/items/PLBGXQ5Q"],"itemData":{"id":410,"type":"article-journal","container-title":"Oecologia","DOI":"10.1007/s00442-012-2560-0","ISSN":"0029-8549, 1432-1939","issue":"4","journalAbbreviation":"Oecologia","language":"en","page":"1129-1135","source":"DOI.org (Crossref)","title":"The effect of chronic seaweed subsidies on herbivory: plant-mediated fertilization pathway overshadows lizard-mediated predator pathways","title-short":"The effect of chronic seaweed subsidies on herbivory","volume":"172","author":[{"family":"Piovia-Scott","given":"Jonah"},{"family":"Spiller","given":"David A."},{"family":"Takimoto","given":"Gaku"},{"family":"Yang","given":"Louie H."},{"family":"Wright","given":"Amber N."},{"family":"Schoener","given":"Thomas W."}],"issued":{"date-parts":[["2013",8]]}}}],"schema":"https://github.com/citation-style-language/schema/raw/master/csl-citation.json"} </w:instrText>
      </w:r>
      <w:r w:rsidR="008B0607">
        <w:rPr>
          <w:color w:val="000000" w:themeColor="text1"/>
        </w:rPr>
        <w:fldChar w:fldCharType="separate"/>
      </w:r>
      <w:r w:rsidR="008B0607">
        <w:rPr>
          <w:noProof/>
          <w:color w:val="000000" w:themeColor="text1"/>
        </w:rPr>
        <w:t>(Piovia-Scott et al. 2013)</w:t>
      </w:r>
      <w:r w:rsidR="008B0607">
        <w:rPr>
          <w:color w:val="000000" w:themeColor="text1"/>
        </w:rPr>
        <w:fldChar w:fldCharType="end"/>
      </w:r>
      <w:r w:rsidR="008B0607">
        <w:rPr>
          <w:color w:val="000000" w:themeColor="text1"/>
        </w:rPr>
        <w:t xml:space="preserve">, however, </w:t>
      </w:r>
      <w:r w:rsidR="00031E7B">
        <w:rPr>
          <w:color w:val="000000" w:themeColor="text1"/>
        </w:rPr>
        <w:t xml:space="preserve">because of the </w:t>
      </w:r>
      <w:r w:rsidR="008B0607">
        <w:rPr>
          <w:color w:val="000000" w:themeColor="text1"/>
        </w:rPr>
        <w:t>lack of co-evolution</w:t>
      </w:r>
      <w:r w:rsidR="00031E7B">
        <w:rPr>
          <w:color w:val="000000" w:themeColor="text1"/>
        </w:rPr>
        <w:t xml:space="preserve"> with terrestrial organisms, the impacts of seaweed dumping in those habitats </w:t>
      </w:r>
      <w:r w:rsidR="00031E7B">
        <w:rPr>
          <w:color w:val="000000" w:themeColor="text1"/>
        </w:rPr>
        <w:t xml:space="preserve">(e.g., forests) </w:t>
      </w:r>
      <w:r w:rsidR="00031E7B">
        <w:rPr>
          <w:color w:val="000000" w:themeColor="text1"/>
        </w:rPr>
        <w:t>are unknown.</w:t>
      </w:r>
    </w:p>
    <w:p w14:paraId="62D2A919" w14:textId="072268BE" w:rsidR="00A5694B" w:rsidRDefault="008104A6" w:rsidP="00215BF3">
      <w:pPr>
        <w:spacing w:line="480" w:lineRule="auto"/>
        <w:ind w:firstLine="720"/>
        <w:jc w:val="both"/>
        <w:textAlignment w:val="baseline"/>
        <w:rPr>
          <w:color w:val="000000" w:themeColor="text1"/>
        </w:rPr>
      </w:pPr>
      <w:r>
        <w:rPr>
          <w:color w:val="000000" w:themeColor="text1"/>
        </w:rPr>
        <w:t>An important bloom-forming seaweed that likely impacts coastal economies and ecology</w:t>
      </w:r>
      <w:r w:rsidR="0057780F">
        <w:rPr>
          <w:color w:val="000000" w:themeColor="text1"/>
        </w:rPr>
        <w:t xml:space="preserve"> </w:t>
      </w:r>
      <w:r>
        <w:rPr>
          <w:color w:val="000000" w:themeColor="text1"/>
        </w:rPr>
        <w:t xml:space="preserve">is the pelagic seaweed </w:t>
      </w:r>
      <w:r w:rsidRPr="00253040">
        <w:rPr>
          <w:i/>
          <w:iCs/>
          <w:color w:val="000000" w:themeColor="text1"/>
        </w:rPr>
        <w:t>Sargassum</w:t>
      </w:r>
      <w:r>
        <w:rPr>
          <w:color w:val="000000" w:themeColor="text1"/>
        </w:rPr>
        <w:t xml:space="preserve"> (consisting of a mixture of </w:t>
      </w:r>
      <w:r w:rsidRPr="005F69B8">
        <w:rPr>
          <w:i/>
          <w:iCs/>
          <w:color w:val="000000" w:themeColor="text1"/>
        </w:rPr>
        <w:t xml:space="preserve">S. </w:t>
      </w:r>
      <w:proofErr w:type="spellStart"/>
      <w:r w:rsidRPr="005F69B8">
        <w:rPr>
          <w:i/>
          <w:iCs/>
          <w:color w:val="000000" w:themeColor="text1"/>
        </w:rPr>
        <w:t>fluitans</w:t>
      </w:r>
      <w:proofErr w:type="spellEnd"/>
      <w:r>
        <w:rPr>
          <w:color w:val="000000" w:themeColor="text1"/>
        </w:rPr>
        <w:t xml:space="preserve"> and </w:t>
      </w:r>
      <w:r w:rsidRPr="005F69B8">
        <w:rPr>
          <w:i/>
          <w:iCs/>
          <w:color w:val="000000" w:themeColor="text1"/>
        </w:rPr>
        <w:t xml:space="preserve">S. </w:t>
      </w:r>
      <w:proofErr w:type="spellStart"/>
      <w:r w:rsidRPr="005F69B8">
        <w:rPr>
          <w:i/>
          <w:iCs/>
          <w:color w:val="000000" w:themeColor="text1"/>
        </w:rPr>
        <w:t>natans</w:t>
      </w:r>
      <w:proofErr w:type="spellEnd"/>
      <w:r>
        <w:rPr>
          <w:color w:val="000000" w:themeColor="text1"/>
        </w:rPr>
        <w:t>,</w:t>
      </w:r>
      <w:r w:rsidR="005F69B8">
        <w:rPr>
          <w:color w:val="000000" w:themeColor="text1"/>
        </w:rPr>
        <w:t xml:space="preserve"> </w:t>
      </w:r>
      <w:r w:rsidRPr="00DE7698">
        <w:rPr>
          <w:color w:val="000000" w:themeColor="text1"/>
        </w:rPr>
        <w:fldChar w:fldCharType="begin"/>
      </w:r>
      <w:r w:rsidR="001B7FB8">
        <w:rPr>
          <w:color w:val="000000" w:themeColor="text1"/>
        </w:rPr>
        <w:instrText xml:space="preserve"> ADDIN ZOTERO_ITEM CSL_CITATION {"citationID":"V4Nq7bgs","properties":{"formattedCitation":"(Gower et al. 2013, Rodr\\uc0\\u237{}guez-Mart\\uc0\\u237{}nez et al. 2020, Ch\\uc0\\u225{}vez et al. 2020)","plainCitation":"(Gower et al. 2013, Rodríguez-Martínez et al. 2020, Chávez et al. 2020)","dontUpdate":true,"noteIndex":0},"citationItems":[{"id":1398,"uris":["http://zotero.org/users/6486635/items/K9IJMTF3"],"itemData":{"id":1398,"type":"article-journal","container-title":"Remote Sensing Letters","DOI":"10.1080/2150704X.2013.796433","ISSN":"2150-704X, 2150-7058","issue":"8","journalAbbreviation":"Remote Sensing Letters","language":"en","page":"764-773","source":"DOI.org (Crossref)","title":"Satellite images suggest a new &lt;i&gt;Sargassum&lt;/i&gt; source region in 2011","volume":"4","author":[{"family":"Gower","given":"Jim"},{"family":"Young","given":"Erika"},{"family":"King","given":"Stephanie"}],"issued":{"date-parts":[["2013",8]]}}},{"id":1245,"uris":["http://zotero.org/users/6486635/items/JN9M9JBL"],"itemData":{"id":1245,"type":"article-journal","abstract":"The massive influx of pelagic Sargassum spp. (sargasso) into the Mexican Caribbean Sea has caused major deterioration of the coastal environment and has affected the tourism industry as well as livelihoods since 2015. Species of Sargassum have high capacity to absorb metals; thus, leachates of sargasso may contribute to contamination by potentially toxic metals when they drain into the sea and into the groundwater when dumped in inadequate land deposits. Valorization of sargasso would contribute to sustainable management; therefore, knowledge on potentially toxic metal content is necessary to define possible uses of the algae. We present concentrations of 28 elements measured using a non-destructive X-ray fluorescence analyzer (XRF) in 63 samples of sargasso collected between August 2018 and June 2019 from eight localities along </w:instrText>
      </w:r>
      <w:r w:rsidR="001B7FB8">
        <w:rPr>
          <w:rFonts w:ascii="Cambria Math" w:hAnsi="Cambria Math" w:cs="Cambria Math"/>
          <w:color w:val="000000" w:themeColor="text1"/>
        </w:rPr>
        <w:instrText>∼</w:instrText>
      </w:r>
      <w:r w:rsidR="001B7FB8">
        <w:rPr>
          <w:color w:val="000000" w:themeColor="text1"/>
        </w:rPr>
        <w:instrText xml:space="preserve">370 km long coastline of the Mexican Caribbean Sea. The sargasso tissues contained detectable concentrations of Al, As, Ca, Cl, Cu, Fe, K, Mg, Mn, Mo, P, Pb, Rb, S, Si, Sr, Th, U, V, and Zn. The element concentration in sargasso varied on spatial and temporal scales, which likely depended on the previous trajectory of the pelagic masses, and whether these had (or had not) passed through contaminated areas. Total arsenic concentration varied between 24–172 ppm DW, exceeding the maximum limit for seaweed intended as animal fooder (40 ppm DW) in 86% of the samples. For valorization, we recommend analyses of metal contents as a mandatory practice or avoiding uses for nutritional purposes. The high arsenic content is also of concern for environmental contamination of the sea and aquifer.","container-title":"PeerJ","DOI":"10.7717/peerj.8667","ISSN":"2167-8359","language":"en","page":"e8667","source":"DOI.org (Crossref)","title":"Element concentrations in pelagic &lt;i&gt;Sargassum&lt;/i&gt; along the Mexican Caribbean coast in 2018-2019","volume":"8","author":[{"family":"Rodríguez-Martínez","given":"Rosa E."},{"family":"Roy","given":"Priyadarsi D."},{"family":"Torrescano-Valle","given":"Nuria"},{"family":"Cabanillas-Terán","given":"Nancy"},{"family":"Carrillo-Domínguez","given":"Silvia"},{"family":"Collado-Vides","given":"Ligia"},{"family":"García-Sánchez","given":"Marta"},{"family":"Tussenbroek","given":"Brigitta I.","non-dropping-particle":"van"}],"issued":{"date-parts":[["2020",2,26]]}}},{"id":213,"uris":["http://zotero.org/users/6486635/items/N7LHP8ZP"],"itemData":{"id":213,"type":"article-journal","abstract":"Since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schema":"https://github.com/citation-style-language/schema/raw/master/csl-citation.json"} </w:instrText>
      </w:r>
      <w:r w:rsidRPr="00DE7698">
        <w:rPr>
          <w:color w:val="000000" w:themeColor="text1"/>
        </w:rPr>
        <w:fldChar w:fldCharType="separate"/>
      </w:r>
      <w:r w:rsidRPr="00DE7698">
        <w:rPr>
          <w:color w:val="000000"/>
        </w:rPr>
        <w:t>Gower et al. 2013, Rodríguez-Martínez et al. 2020, Chávez et al. 2020)</w:t>
      </w:r>
      <w:r w:rsidRPr="00DE7698">
        <w:rPr>
          <w:color w:val="000000" w:themeColor="text1"/>
        </w:rPr>
        <w:fldChar w:fldCharType="end"/>
      </w:r>
      <w:r w:rsidRPr="00DE7698">
        <w:rPr>
          <w:color w:val="000000" w:themeColor="text1"/>
        </w:rPr>
        <w:t>.</w:t>
      </w:r>
      <w:r>
        <w:rPr>
          <w:color w:val="000000" w:themeColor="text1"/>
        </w:rPr>
        <w:t xml:space="preserve"> Since 2011</w:t>
      </w:r>
      <w:r w:rsidRPr="00DE7698">
        <w:rPr>
          <w:color w:val="000000" w:themeColor="text1"/>
        </w:rPr>
        <w:t xml:space="preserve">, the shores of Caribbean </w:t>
      </w:r>
      <w:r>
        <w:rPr>
          <w:color w:val="000000" w:themeColor="text1"/>
        </w:rPr>
        <w:t>countries,</w:t>
      </w:r>
      <w:r w:rsidRPr="00DE7698">
        <w:rPr>
          <w:color w:val="000000" w:themeColor="text1"/>
        </w:rPr>
        <w:t xml:space="preserve"> West Africa, and the Gulf of Mexico </w:t>
      </w:r>
      <w:r>
        <w:rPr>
          <w:color w:val="000000" w:themeColor="text1"/>
        </w:rPr>
        <w:t xml:space="preserve">are often smothered in </w:t>
      </w:r>
      <w:r w:rsidRPr="008104A6">
        <w:rPr>
          <w:i/>
          <w:iCs/>
          <w:color w:val="000000" w:themeColor="text1"/>
        </w:rPr>
        <w:t>Sargassum</w:t>
      </w:r>
      <w:r>
        <w:rPr>
          <w:color w:val="000000" w:themeColor="text1"/>
        </w:rPr>
        <w:t xml:space="preserve"> deposits that are </w:t>
      </w:r>
      <w:r w:rsidR="00215BF3">
        <w:rPr>
          <w:color w:val="000000" w:themeColor="text1"/>
        </w:rPr>
        <w:t>regularly over 1</w:t>
      </w:r>
      <w:r>
        <w:rPr>
          <w:color w:val="000000" w:themeColor="text1"/>
        </w:rPr>
        <w:t xml:space="preserve">m </w:t>
      </w:r>
      <w:r w:rsidRPr="00215BF3">
        <w:rPr>
          <w:color w:val="000000" w:themeColor="text1"/>
        </w:rPr>
        <w:t>deep</w:t>
      </w:r>
      <w:r w:rsidR="00215BF3">
        <w:rPr>
          <w:color w:val="000000" w:themeColor="text1"/>
        </w:rPr>
        <w:t xml:space="preserve"> (Doyle et al. 2015) </w:t>
      </w:r>
      <w:r w:rsidR="00163D00">
        <w:rPr>
          <w:color w:val="000000" w:themeColor="text1"/>
        </w:rPr>
        <w:t xml:space="preserve">and can cover the entire length and reach the hide tide lines of beaches </w:t>
      </w:r>
      <w:r w:rsidR="00163D00">
        <w:rPr>
          <w:color w:val="000000" w:themeColor="text1"/>
        </w:rPr>
        <w:fldChar w:fldCharType="begin"/>
      </w:r>
      <w:r w:rsidR="00163D00">
        <w:rPr>
          <w:color w:val="000000" w:themeColor="text1"/>
        </w:rPr>
        <w:instrText xml:space="preserve"> ADDIN ZOTERO_ITEM CSL_CITATION {"citationID":"o5pPIMMb","properties":{"formattedCitation":"(Ch\\uc0\\u225{}vez et al. 2020)","plainCitation":"(Chávez et al. 2020)","noteIndex":0},"citationItems":[{"id":213,"uris":["http://zotero.org/users/6486635/items/N7LHP8ZP"],"itemData":{"id":213,"type":"article-journal","abstract":"Since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schema":"https://github.com/citation-style-language/schema/raw/master/csl-citation.json"} </w:instrText>
      </w:r>
      <w:r w:rsidR="00163D00">
        <w:rPr>
          <w:color w:val="000000" w:themeColor="text1"/>
        </w:rPr>
        <w:fldChar w:fldCharType="separate"/>
      </w:r>
      <w:r w:rsidR="00163D00" w:rsidRPr="00163D00">
        <w:rPr>
          <w:color w:val="000000"/>
        </w:rPr>
        <w:t>(</w:t>
      </w:r>
      <w:r w:rsidR="00163D00">
        <w:rPr>
          <w:color w:val="000000"/>
        </w:rPr>
        <w:t xml:space="preserve">as pictured in </w:t>
      </w:r>
      <w:r w:rsidR="00163D00" w:rsidRPr="00163D00">
        <w:rPr>
          <w:color w:val="000000"/>
        </w:rPr>
        <w:t>Chávez et al. 2020)</w:t>
      </w:r>
      <w:r w:rsidR="00163D00">
        <w:rPr>
          <w:color w:val="000000" w:themeColor="text1"/>
        </w:rPr>
        <w:fldChar w:fldCharType="end"/>
      </w:r>
      <w:r w:rsidR="00215BF3">
        <w:rPr>
          <w:color w:val="000000" w:themeColor="text1"/>
        </w:rPr>
        <w:t xml:space="preserve"> </w:t>
      </w:r>
      <w:commentRangeStart w:id="2"/>
      <w:r w:rsidR="00215BF3">
        <w:rPr>
          <w:color w:val="000000" w:themeColor="text1"/>
        </w:rPr>
        <w:t>(</w:t>
      </w:r>
      <w:proofErr w:type="spellStart"/>
      <w:r w:rsidR="00215BF3">
        <w:rPr>
          <w:color w:val="000000" w:themeColor="text1"/>
        </w:rPr>
        <w:t>pers.obs</w:t>
      </w:r>
      <w:proofErr w:type="spellEnd"/>
      <w:r w:rsidR="00215BF3">
        <w:rPr>
          <w:color w:val="000000" w:themeColor="text1"/>
        </w:rPr>
        <w:t xml:space="preserve">.???). </w:t>
      </w:r>
      <w:commentRangeEnd w:id="2"/>
      <w:r w:rsidR="00215BF3">
        <w:rPr>
          <w:rStyle w:val="CommentReference"/>
          <w:rFonts w:asciiTheme="minorHAnsi" w:eastAsiaTheme="minorHAnsi" w:hAnsiTheme="minorHAnsi" w:cstheme="minorBidi"/>
          <w:kern w:val="2"/>
          <w14:ligatures w14:val="standardContextual"/>
        </w:rPr>
        <w:commentReference w:id="2"/>
      </w:r>
      <w:r w:rsidRPr="00215BF3">
        <w:rPr>
          <w:color w:val="000000" w:themeColor="text1"/>
        </w:rPr>
        <w:t>T</w:t>
      </w:r>
      <w:r>
        <w:rPr>
          <w:color w:val="000000" w:themeColor="text1"/>
        </w:rPr>
        <w:t xml:space="preserve">he extent of beached </w:t>
      </w:r>
      <w:r w:rsidRPr="008104A6">
        <w:rPr>
          <w:i/>
          <w:iCs/>
          <w:color w:val="000000" w:themeColor="text1"/>
        </w:rPr>
        <w:t>Sargassum</w:t>
      </w:r>
      <w:r>
        <w:rPr>
          <w:color w:val="000000" w:themeColor="text1"/>
        </w:rPr>
        <w:t xml:space="preserve"> can be impressive - t</w:t>
      </w:r>
      <w:r w:rsidRPr="00DE7698">
        <w:rPr>
          <w:color w:val="000000" w:themeColor="text1"/>
        </w:rPr>
        <w:t xml:space="preserve">he northern sector of the Mexican Caribbean is </w:t>
      </w:r>
      <w:r>
        <w:rPr>
          <w:color w:val="000000" w:themeColor="text1"/>
        </w:rPr>
        <w:t xml:space="preserve">now </w:t>
      </w:r>
      <w:r w:rsidRPr="00DE7698">
        <w:rPr>
          <w:color w:val="000000" w:themeColor="text1"/>
        </w:rPr>
        <w:t>estimated to receive volumes ranging from 10,</w:t>
      </w:r>
      <w:r>
        <w:rPr>
          <w:color w:val="000000" w:themeColor="text1"/>
        </w:rPr>
        <w:t>000 -</w:t>
      </w:r>
      <w:r w:rsidRPr="00DE7698">
        <w:rPr>
          <w:color w:val="000000" w:themeColor="text1"/>
        </w:rPr>
        <w:t xml:space="preserve"> 40,</w:t>
      </w:r>
      <w:r>
        <w:rPr>
          <w:color w:val="000000" w:themeColor="text1"/>
        </w:rPr>
        <w:t>000</w:t>
      </w:r>
      <w:r w:rsidRPr="00DE7698">
        <w:rPr>
          <w:color w:val="000000" w:themeColor="text1"/>
        </w:rPr>
        <w:t xml:space="preserve"> m³ of </w:t>
      </w:r>
      <w:r w:rsidRPr="008104A6">
        <w:rPr>
          <w:i/>
          <w:iCs/>
          <w:color w:val="000000" w:themeColor="text1"/>
        </w:rPr>
        <w:t>Sargassum</w:t>
      </w:r>
      <w:r w:rsidRPr="00DE7698">
        <w:rPr>
          <w:color w:val="000000" w:themeColor="text1"/>
        </w:rPr>
        <w:t xml:space="preserve"> per kilometer of beach </w:t>
      </w:r>
      <w:r w:rsidR="0010646D">
        <w:rPr>
          <w:color w:val="000000" w:themeColor="text1"/>
        </w:rPr>
        <w:t xml:space="preserve">per year </w:t>
      </w:r>
      <w:r w:rsidRPr="00DE7698">
        <w:rPr>
          <w:color w:val="000000" w:themeColor="text1"/>
        </w:rPr>
        <w:t>(Rodríguez-Martínez et al., 2023)</w:t>
      </w:r>
      <w:r w:rsidR="0010646D">
        <w:rPr>
          <w:color w:val="000000" w:themeColor="text1"/>
        </w:rPr>
        <w:t xml:space="preserve"> </w:t>
      </w:r>
      <w:r w:rsidR="005B2DFC">
        <w:rPr>
          <w:color w:val="000000" w:themeColor="text1"/>
        </w:rPr>
        <w:t>with most landings</w:t>
      </w:r>
      <w:r w:rsidR="002B2A42">
        <w:rPr>
          <w:color w:val="000000" w:themeColor="text1"/>
        </w:rPr>
        <w:t xml:space="preserve"> happening</w:t>
      </w:r>
      <w:r w:rsidR="005B2DFC">
        <w:rPr>
          <w:color w:val="000000" w:themeColor="text1"/>
        </w:rPr>
        <w:t xml:space="preserve"> during 5-7 months </w:t>
      </w:r>
      <w:r w:rsidR="00B77A4D">
        <w:rPr>
          <w:color w:val="000000" w:themeColor="text1"/>
        </w:rPr>
        <w:t>of the year</w:t>
      </w:r>
      <w:r w:rsidR="00163D00">
        <w:rPr>
          <w:color w:val="000000" w:themeColor="text1"/>
        </w:rPr>
        <w:t xml:space="preserve"> </w:t>
      </w:r>
      <w:r w:rsidR="000B2FAB">
        <w:rPr>
          <w:color w:val="000000" w:themeColor="text1"/>
        </w:rPr>
        <w:t>(typically April-September</w:t>
      </w:r>
      <w:r w:rsidR="00B77A4D">
        <w:rPr>
          <w:color w:val="000000" w:themeColor="text1"/>
        </w:rPr>
        <w:t>).</w:t>
      </w:r>
      <w:r w:rsidR="0010646D">
        <w:rPr>
          <w:color w:val="000000" w:themeColor="text1"/>
        </w:rPr>
        <w:t xml:space="preserve"> </w:t>
      </w:r>
    </w:p>
    <w:p w14:paraId="69A7D07B" w14:textId="70B16FE5" w:rsidR="008104A6" w:rsidRDefault="008104A6" w:rsidP="00215BF3">
      <w:pPr>
        <w:spacing w:line="480" w:lineRule="auto"/>
        <w:ind w:firstLine="720"/>
        <w:jc w:val="both"/>
        <w:textAlignment w:val="baseline"/>
        <w:rPr>
          <w:color w:val="000000" w:themeColor="text1"/>
        </w:rPr>
      </w:pPr>
      <w:r>
        <w:rPr>
          <w:color w:val="000000" w:themeColor="text1"/>
        </w:rPr>
        <w:t xml:space="preserve">Although floating </w:t>
      </w:r>
      <w:r w:rsidRPr="008104A6">
        <w:rPr>
          <w:i/>
          <w:iCs/>
          <w:color w:val="000000" w:themeColor="text1"/>
        </w:rPr>
        <w:t>Sargassum</w:t>
      </w:r>
      <w:r>
        <w:rPr>
          <w:color w:val="000000" w:themeColor="text1"/>
        </w:rPr>
        <w:t xml:space="preserve"> patches have been observed in the tropical and subtropical Atlantic Ocean since the 1800s </w:t>
      </w:r>
      <w:r w:rsidRPr="00DE7698">
        <w:rPr>
          <w:color w:val="000000" w:themeColor="text1"/>
        </w:rPr>
        <w:fldChar w:fldCharType="begin"/>
      </w:r>
      <w:r w:rsidR="001B7FB8">
        <w:rPr>
          <w:color w:val="000000" w:themeColor="text1"/>
        </w:rPr>
        <w:instrText xml:space="preserve"> ADDIN ZOTERO_ITEM CSL_CITATION {"citationID":"EvdTldOi","properties":{"formattedCitation":"(Uribe-Mart\\uc0\\u237{}nez et al. 2022)","plainCitation":"(Uribe-Martínez et al. 2022)","dontUpdate":true,"noteIndex":0},"citationItems":[{"id":1241,"uris":["http://zotero.org/users/6486635/items/DTQA47TP"],"itemData":{"id":1241,"type":"article-journal","abstract":"As the biomass of pelagic\n              Sargassum\n              spp. increased across the North Atlantic equatorial recirculation region from 2011 onwards, massive rafts of sargasso appeared in the Western Caribbean in 2015, 2018, 2019, and 2020. These events raised concerns regarding their negative consequences on the environment, local income, and human wellbeing. As adequate monitoring and analysis tools are needed for designing in-water and on-beach control strategies to reduce potential negative impacts, more robust and spatially explicit information is needed in order to improve sargasso management and focus restoration efforts. In this paper, we offer a spatiotemporal multiscale description of sargasso distribution and dynamics for 2014–2020 in the Mexican Caribbean: (1) for the entire region (millions of km\n              2\n              ); (2) at the local scale (thousands of km\n              2\n              ) evaluating the dynamics inside the reef lagoon at Puerto Morelos, Mexico; and finally, (3) specific beach observations (hundreds of km\n              2\n              ) derived from data on beach cleaning volumes. Fifteen areas in the Mexican Caribbean, with different sargasso dispersions and on-shore accumulations, were evaluated. The areas around Tulum, Solidaridad, and Puerto Morelos have the most extreme and most frequent episodes but also exhibited the greatest seasonal variability. Extreme sargasso presence can occur in the Western Caribbean in any season, albeit with increasing coverage and recurrence in the summer. Images from a coastal video monitoring station at Puerto Morelos showed that massive sargasso beaching was associated with low energy conditions (\n              Hs\n              &amp;lt; 0.25 m, wind speed&amp;lt;4 m/s, neap tide), while non-accumulation of sargasso on the beach occurred under high energy conditions (\n              Hs &amp;gt;\n              0.4\n              m\n              , wind speed = 8 m/s, spring tide). Time-series analyses of sargasso beaching showed different periods of historic maximum sargasso coverage over July–October 2018 and others in January–February 2019. Wind and wave regimes influenced sargasso in distinct ways, depending on the coastal section, probably related to coastline morphology, oceanic regime, or the extent of the continental platform. This work presents the longest systematic time series (2014-2020) of high resolution satellite detected sargasso in Mexico. Spatial and temporal patterns are proposed as fundamental steps for managing sargasso accumulations.","container-title":"Frontiers in Marine Science","DOI":"10.3389/fmars.2022.920339","ISSN":"2296-7745","journalAbbreviation":"Front. Mar. Sci.","language":"en","page":"920339","source":"DOI.org (Crossref)","title":"Multiscale distribution patterns of pelagic rafts of sargasso (Sargassum spp.) in the Mexican Caribbean (2014–2020)","volume":"9","author":[{"family":"Uribe-Martínez","given":"Abigail"},{"family":"Berriel-Bueno","given":"Diana"},{"family":"Chávez","given":"Valeria"},{"family":"Cuevas","given":"Eduardo"},{"family":"Almeida","given":"Karla L."},{"family":"Fontes","given":"Jassiel V. H."},{"family":"Tussenbroek","given":"Brigitta I.","non-dropping-particle":"van"},{"family":"Mariño-Tapia","given":"Ismael"},{"family":"Liceaga-Correa","given":"Maria de los Ángeles"},{"family":"Ojeda","given":"Elena"},{"family":"Castañeda-Ramírez","given":"D. Gerardo"},{"family":"Silva","given":"Rodolfo"}],"issued":{"date-parts":[["2022",9,2]]}}}],"schema":"https://github.com/citation-style-language/schema/raw/master/csl-citation.json"} </w:instrText>
      </w:r>
      <w:r w:rsidRPr="00DE7698">
        <w:rPr>
          <w:color w:val="000000" w:themeColor="text1"/>
        </w:rPr>
        <w:fldChar w:fldCharType="separate"/>
      </w:r>
      <w:r w:rsidRPr="00DE7698">
        <w:rPr>
          <w:color w:val="000000"/>
        </w:rPr>
        <w:t>(</w:t>
      </w:r>
      <w:r w:rsidRPr="000672F1">
        <w:rPr>
          <w:noProof/>
          <w:color w:val="000000" w:themeColor="text1"/>
        </w:rPr>
        <w:t xml:space="preserve"> </w:t>
      </w:r>
      <w:r w:rsidRPr="00DE7698">
        <w:rPr>
          <w:noProof/>
          <w:color w:val="000000" w:themeColor="text1"/>
        </w:rPr>
        <w:t>Brooks et al. 2018</w:t>
      </w:r>
      <w:r w:rsidR="00A5694B">
        <w:rPr>
          <w:noProof/>
          <w:color w:val="000000" w:themeColor="text1"/>
        </w:rPr>
        <w:t xml:space="preserve">, </w:t>
      </w:r>
      <w:r w:rsidRPr="00DE7698">
        <w:rPr>
          <w:color w:val="000000"/>
        </w:rPr>
        <w:t>Uribe-Martínez et al. 2022)</w:t>
      </w:r>
      <w:r w:rsidRPr="00DE7698">
        <w:rPr>
          <w:color w:val="000000" w:themeColor="text1"/>
        </w:rPr>
        <w:fldChar w:fldCharType="end"/>
      </w:r>
      <w:r>
        <w:rPr>
          <w:color w:val="000000" w:themeColor="text1"/>
        </w:rPr>
        <w:t xml:space="preserve">, massive strandings of </w:t>
      </w:r>
      <w:r w:rsidRPr="008104A6">
        <w:rPr>
          <w:i/>
          <w:iCs/>
          <w:color w:val="000000" w:themeColor="text1"/>
        </w:rPr>
        <w:t>Sargassum</w:t>
      </w:r>
      <w:r>
        <w:rPr>
          <w:color w:val="000000" w:themeColor="text1"/>
        </w:rPr>
        <w:t xml:space="preserve"> that coat entire coastlines are </w:t>
      </w:r>
      <w:r w:rsidR="00A5694B">
        <w:rPr>
          <w:color w:val="000000" w:themeColor="text1"/>
        </w:rPr>
        <w:t xml:space="preserve">a </w:t>
      </w:r>
      <w:r>
        <w:rPr>
          <w:color w:val="000000" w:themeColor="text1"/>
        </w:rPr>
        <w:t xml:space="preserve">relatively new phenomena. </w:t>
      </w:r>
      <w:r w:rsidR="005B2DFC">
        <w:rPr>
          <w:color w:val="000000" w:themeColor="text1"/>
        </w:rPr>
        <w:t>For example, t</w:t>
      </w:r>
      <w:r w:rsidR="005B2DFC" w:rsidRPr="005B2DFC">
        <w:rPr>
          <w:color w:val="000000" w:themeColor="text1"/>
        </w:rPr>
        <w:t xml:space="preserve">he mean volume </w:t>
      </w:r>
      <w:r w:rsidR="005B2DFC">
        <w:rPr>
          <w:color w:val="000000" w:themeColor="text1"/>
        </w:rPr>
        <w:t xml:space="preserve">for </w:t>
      </w:r>
      <w:r w:rsidR="005B2DFC">
        <w:rPr>
          <w:i/>
          <w:iCs/>
          <w:color w:val="000000" w:themeColor="text1"/>
        </w:rPr>
        <w:t xml:space="preserve">Sargassum </w:t>
      </w:r>
      <w:r w:rsidR="005B2DFC">
        <w:rPr>
          <w:color w:val="000000" w:themeColor="text1"/>
        </w:rPr>
        <w:t>that</w:t>
      </w:r>
      <w:r w:rsidR="005B2DFC" w:rsidRPr="005B2DFC">
        <w:rPr>
          <w:color w:val="000000" w:themeColor="text1"/>
        </w:rPr>
        <w:t xml:space="preserve"> landed during the peak month of 2019 (May = 6</w:t>
      </w:r>
      <w:r w:rsidR="00A5694B">
        <w:rPr>
          <w:color w:val="000000" w:themeColor="text1"/>
        </w:rPr>
        <w:t>,</w:t>
      </w:r>
      <w:r w:rsidR="005B2DFC" w:rsidRPr="005B2DFC">
        <w:rPr>
          <w:color w:val="000000" w:themeColor="text1"/>
        </w:rPr>
        <w:t>403 m</w:t>
      </w:r>
      <w:r w:rsidR="005B2DFC" w:rsidRPr="005B2DFC">
        <w:rPr>
          <w:color w:val="000000" w:themeColor="text1"/>
          <w:vertAlign w:val="superscript"/>
        </w:rPr>
        <w:t>3</w:t>
      </w:r>
      <w:r w:rsidR="005B2DFC" w:rsidRPr="005B2DFC">
        <w:rPr>
          <w:color w:val="000000" w:themeColor="text1"/>
        </w:rPr>
        <w:t xml:space="preserve"> km</w:t>
      </w:r>
      <w:r w:rsidR="00845ED7">
        <w:rPr>
          <w:color w:val="000000" w:themeColor="text1"/>
          <w:vertAlign w:val="superscript"/>
        </w:rPr>
        <w:t>-</w:t>
      </w:r>
      <w:r w:rsidR="005B2DFC" w:rsidRPr="005B2DFC">
        <w:rPr>
          <w:color w:val="000000" w:themeColor="text1"/>
          <w:vertAlign w:val="superscript"/>
        </w:rPr>
        <w:t>1</w:t>
      </w:r>
      <w:r w:rsidR="005B2DFC" w:rsidRPr="005B2DFC">
        <w:rPr>
          <w:color w:val="000000" w:themeColor="text1"/>
        </w:rPr>
        <w:t xml:space="preserve">) was greater than </w:t>
      </w:r>
      <w:r w:rsidR="00A5694B">
        <w:rPr>
          <w:color w:val="000000" w:themeColor="text1"/>
        </w:rPr>
        <w:t>the peak months</w:t>
      </w:r>
      <w:r w:rsidR="005B2DFC" w:rsidRPr="005B2DFC">
        <w:rPr>
          <w:color w:val="000000" w:themeColor="text1"/>
        </w:rPr>
        <w:t xml:space="preserve"> of 2018 (June = 3</w:t>
      </w:r>
      <w:r w:rsidR="00A5694B">
        <w:rPr>
          <w:color w:val="000000" w:themeColor="text1"/>
        </w:rPr>
        <w:t>,</w:t>
      </w:r>
      <w:r w:rsidR="005B2DFC" w:rsidRPr="005B2DFC">
        <w:rPr>
          <w:color w:val="000000" w:themeColor="text1"/>
        </w:rPr>
        <w:t>699 m</w:t>
      </w:r>
      <w:r w:rsidR="005B2DFC" w:rsidRPr="005B2DFC">
        <w:rPr>
          <w:color w:val="000000" w:themeColor="text1"/>
          <w:vertAlign w:val="superscript"/>
        </w:rPr>
        <w:t>3</w:t>
      </w:r>
      <w:r w:rsidR="005B2DFC" w:rsidRPr="005B2DFC">
        <w:rPr>
          <w:color w:val="000000" w:themeColor="text1"/>
        </w:rPr>
        <w:t xml:space="preserve"> km</w:t>
      </w:r>
      <w:r w:rsidR="00A5694B">
        <w:rPr>
          <w:color w:val="000000" w:themeColor="text1"/>
          <w:vertAlign w:val="superscript"/>
        </w:rPr>
        <w:t>-1</w:t>
      </w:r>
      <w:r w:rsidR="005B2DFC" w:rsidRPr="005B2DFC">
        <w:rPr>
          <w:color w:val="000000" w:themeColor="text1"/>
        </w:rPr>
        <w:t>)</w:t>
      </w:r>
      <w:r w:rsidR="005B2DFC">
        <w:rPr>
          <w:color w:val="000000" w:themeColor="text1"/>
        </w:rPr>
        <w:t xml:space="preserve">,  and </w:t>
      </w:r>
      <w:r w:rsidR="005B2DFC" w:rsidRPr="005B2DFC">
        <w:rPr>
          <w:color w:val="000000" w:themeColor="text1"/>
        </w:rPr>
        <w:t>2015 (September = 2</w:t>
      </w:r>
      <w:r w:rsidR="00A5694B">
        <w:rPr>
          <w:color w:val="000000" w:themeColor="text1"/>
        </w:rPr>
        <w:t>,</w:t>
      </w:r>
      <w:r w:rsidR="005B2DFC" w:rsidRPr="005B2DFC">
        <w:rPr>
          <w:color w:val="000000" w:themeColor="text1"/>
        </w:rPr>
        <w:t xml:space="preserve">360 </w:t>
      </w:r>
      <w:r w:rsidR="005B2DFC" w:rsidRPr="005B2DFC">
        <w:rPr>
          <w:color w:val="000000" w:themeColor="text1"/>
        </w:rPr>
        <w:lastRenderedPageBreak/>
        <w:t>m</w:t>
      </w:r>
      <w:r w:rsidR="005B2DFC" w:rsidRPr="005B2DFC">
        <w:rPr>
          <w:color w:val="000000" w:themeColor="text1"/>
          <w:vertAlign w:val="superscript"/>
        </w:rPr>
        <w:t>3</w:t>
      </w:r>
      <w:r w:rsidR="005B2DFC" w:rsidRPr="005B2DFC">
        <w:rPr>
          <w:color w:val="000000" w:themeColor="text1"/>
        </w:rPr>
        <w:t xml:space="preserve"> km</w:t>
      </w:r>
      <w:r w:rsidR="00845ED7">
        <w:rPr>
          <w:color w:val="000000" w:themeColor="text1"/>
          <w:vertAlign w:val="superscript"/>
        </w:rPr>
        <w:t>-1</w:t>
      </w:r>
      <w:r w:rsidR="005B2DFC">
        <w:rPr>
          <w:color w:val="000000" w:themeColor="text1"/>
        </w:rPr>
        <w:t xml:space="preserve">) in the same sector </w:t>
      </w:r>
      <w:r w:rsidR="005B2DFC">
        <w:rPr>
          <w:color w:val="000000" w:themeColor="text1"/>
        </w:rPr>
        <w:fldChar w:fldCharType="begin"/>
      </w:r>
      <w:r w:rsidR="005B2DFC">
        <w:rPr>
          <w:color w:val="000000" w:themeColor="text1"/>
        </w:rPr>
        <w:instrText xml:space="preserve"> ADDIN ZOTERO_ITEM CSL_CITATION {"citationID":"7nVunCcT","properties":{"formattedCitation":"(Rodr\\uc0\\u237{}guez-Mart\\uc0\\u237{}nez et al. 2022)","plainCitation":"(Rodríguez-Martínez et al. 2022)","noteIndex":0},"citationItems":[{"id":1251,"uris":["http://zotero.org/users/6486635/items/AYLUQHWC"],"itemData":{"id":1251,"type":"article-journal","abstract":"The massive influx of pelagic Sargassum (sargasso) has produced environmental, socio-economic, and human health-related problems in several Atlantic countries in the last decade. Predicting sargasso landings to areas of interest is necessary to implement management actions. To date, quantitative assessments of beach-cast volumes are scarce, making it challenging to test predic­ tion models based on remote sensing measurements and environmental variables. In this study, we analyze the variability in sargasso beach-cast accumulation in the northern Mexican Carib­ bean coast in 2018 and 2019 and its relationship with: (1) wind direction and speed, (2) sea surface temperature, and (3) sargasso biomass measured with MODIS in the southwestern Caribbean Sea and the Mexican Caribbean exclusive economic zone. We use data on the monthly volume of sargasso removed from the beach by seven hotels over a 40 km section of shoreline. The mean monthly volume per kilometer of shoreline was higher in 2018 (1852 m3), but that of 2019 was also significant (1773 m3). Landing patterns were variable, with the peak months differing among sites within years and years within sites. High-volume stranding lasted seven months in 2018 and five in 2019. In both years, high beaching occurred during the summer when the wind direction was between 90◦ and 180◦ with wind speeds of 4–8 m s− 1. The mean volume in the record-breaking month of 2019 (May = 6565 m3 km− 1) was more significant than the highest of 2018 (June = 3816 m3 km− 1). MODIS data and landing volumes showed a similar seasonal pattern, but maximum satellite signals occurred at different months than those with maximum beaching. We found a significant (p &lt; 0.05) but low correlation (Kendall tau &lt;0.3) between the volume of sargasso washing ashore and in situ sea surface temperature (SST), and no meaningful relationship between SST measured by MODIS and (1) sargasso abundance measured by MODIS and (2) sargasso landing volumes. The information reported in this study can help to test fore­ casting models and is valuable for sargasso management and valorization.","container-title":"Remote Sensing Applications: Society and Environment","DOI":"10.1016/j.rsase.2022.100767","ISSN":"23529385","journalAbbreviation":"Remote Sensing Applications: Society and Environment","language":"en","page":"100767","source":"DOI.org (Crossref)","title":"Spatio-temporal variability of pelagic Sargassum landings on the northern Mexican Caribbean","volume":"27","author":[{"family":"Rodríguez-Martínez","given":"Rosa E."},{"family":"Jordán-Dahlgren","given":"Eric"},{"family":"Hu","given":"Chuanmin"}],"issued":{"date-parts":[["2022",8]]}}}],"schema":"https://github.com/citation-style-language/schema/raw/master/csl-citation.json"} </w:instrText>
      </w:r>
      <w:r w:rsidR="005B2DFC">
        <w:rPr>
          <w:color w:val="000000" w:themeColor="text1"/>
        </w:rPr>
        <w:fldChar w:fldCharType="separate"/>
      </w:r>
      <w:r w:rsidR="005B2DFC" w:rsidRPr="005B2DFC">
        <w:rPr>
          <w:color w:val="000000"/>
        </w:rPr>
        <w:t>(Rodríguez-Martínez et al. 2022)</w:t>
      </w:r>
      <w:r w:rsidR="005B2DFC">
        <w:rPr>
          <w:color w:val="000000" w:themeColor="text1"/>
        </w:rPr>
        <w:fldChar w:fldCharType="end"/>
      </w:r>
      <w:r w:rsidR="005B2DFC">
        <w:rPr>
          <w:color w:val="000000" w:themeColor="text1"/>
        </w:rPr>
        <w:t>.</w:t>
      </w:r>
      <w:r w:rsidR="005B2DFC" w:rsidRPr="005B2DFC">
        <w:rPr>
          <w:color w:val="000000" w:themeColor="text1"/>
        </w:rPr>
        <w:t xml:space="preserve"> </w:t>
      </w:r>
      <w:r>
        <w:rPr>
          <w:color w:val="000000" w:themeColor="text1"/>
        </w:rPr>
        <w:t>Several factor</w:t>
      </w:r>
      <w:r w:rsidR="00A5694B">
        <w:rPr>
          <w:color w:val="000000" w:themeColor="text1"/>
        </w:rPr>
        <w:t>s</w:t>
      </w:r>
      <w:r>
        <w:rPr>
          <w:color w:val="000000" w:themeColor="text1"/>
        </w:rPr>
        <w:t xml:space="preserve"> have been implicated in the increase in magnitude and frequency of </w:t>
      </w:r>
      <w:r w:rsidRPr="00253040">
        <w:rPr>
          <w:i/>
          <w:iCs/>
          <w:color w:val="000000" w:themeColor="text1"/>
        </w:rPr>
        <w:t>Sargassum</w:t>
      </w:r>
      <w:r>
        <w:rPr>
          <w:color w:val="000000" w:themeColor="text1"/>
        </w:rPr>
        <w:t xml:space="preserve"> blooms including </w:t>
      </w:r>
      <w:r w:rsidR="002B2A42">
        <w:rPr>
          <w:color w:val="000000" w:themeColor="text1"/>
        </w:rPr>
        <w:t xml:space="preserve">increased </w:t>
      </w:r>
      <w:r>
        <w:rPr>
          <w:color w:val="000000" w:themeColor="text1"/>
        </w:rPr>
        <w:t>nutrient addition</w:t>
      </w:r>
      <w:r w:rsidRPr="00DE7698">
        <w:rPr>
          <w:color w:val="000000" w:themeColor="text1"/>
        </w:rPr>
        <w:t xml:space="preserve"> from deforestation and land-use changes </w:t>
      </w:r>
      <w:r w:rsidRPr="00DE7698">
        <w:rPr>
          <w:color w:val="000000" w:themeColor="text1"/>
        </w:rPr>
        <w:fldChar w:fldCharType="begin"/>
      </w:r>
      <w:r w:rsidRPr="00DE7698">
        <w:rPr>
          <w:color w:val="000000" w:themeColor="text1"/>
        </w:rPr>
        <w:instrText xml:space="preserve"> ADDIN ZOTERO_ITEM CSL_CITATION {"citationID":"dgEMh9YX","properties":{"formattedCitation":"(Wang et al. 2019)","plainCitation":"(Wang et al. 2019)","noteIndex":0},"citationItems":[{"id":244,"uris":["http://zotero.org/users/6486635/items/F8WAKXMK"],"itemData":{"id":244,"type":"article-journal","abstract":"Pelagic\n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P."}],"issued":{"date-parts":[["2019",7,5]]}}}],"schema":"https://github.com/citation-style-language/schema/raw/master/csl-citation.json"} </w:instrText>
      </w:r>
      <w:r w:rsidRPr="00DE7698">
        <w:rPr>
          <w:color w:val="000000" w:themeColor="text1"/>
        </w:rPr>
        <w:fldChar w:fldCharType="separate"/>
      </w:r>
      <w:r w:rsidRPr="00DE7698">
        <w:rPr>
          <w:noProof/>
          <w:color w:val="000000" w:themeColor="text1"/>
        </w:rPr>
        <w:t>(Wang et al. 2019)</w:t>
      </w:r>
      <w:r w:rsidRPr="00DE7698">
        <w:rPr>
          <w:color w:val="000000" w:themeColor="text1"/>
        </w:rPr>
        <w:fldChar w:fldCharType="end"/>
      </w:r>
      <w:r w:rsidRPr="00DE7698">
        <w:rPr>
          <w:color w:val="000000" w:themeColor="text1"/>
        </w:rPr>
        <w:t xml:space="preserve">, </w:t>
      </w:r>
      <w:r>
        <w:rPr>
          <w:color w:val="000000" w:themeColor="text1"/>
        </w:rPr>
        <w:t xml:space="preserve">ocean warming </w:t>
      </w:r>
      <w:r w:rsidRPr="00DE7698">
        <w:rPr>
          <w:color w:val="000000" w:themeColor="text1"/>
        </w:rPr>
        <w:fldChar w:fldCharType="begin"/>
      </w:r>
      <w:r w:rsidRPr="00DE7698">
        <w:rPr>
          <w:color w:val="000000" w:themeColor="text1"/>
        </w:rPr>
        <w:instrText xml:space="preserve"> ADDIN ZOTERO_ITEM CSL_CITATION {"citationID":"KxGuzJGM","properties":{"formattedCitation":"(Wang et al. 2019, Johns et al. 2020)","plainCitation":"(Wang et al. 2019, Johns et al. 2020)","noteIndex":0},"citationItems":[{"id":244,"uris":["http://zotero.org/users/6486635/items/F8WAKXMK"],"itemData":{"id":244,"type":"article-journal","abstract":"Pelagic\n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P."}],"issued":{"date-parts":[["2019",7,5]]}}},{"id":1427,"uris":["http://zotero.org/users/6486635/items/MH598RKE"],"itemData":{"id":1427,"type":"article-journal","abstract":"Starting in 2011, coastal areas of the Caribbean Sea and tropical Atlantic Ocean began to experience extraordinary yearly accumulations of pelagic Sargassum brown alga. Historical reports place large quantities of Sargassum only in the North Atlantic (mostly in the Gulf of Mexico and the Sargasso Sea). Accumulations of Sargassum in the tropical Atlantic have continued. We used a numerical particle-tracking system, wind and current reanalysis data, drifting buoy trajectories, and satellite imagery to determine the origin of the Sargassum that is now found persistently in the tropical Atlantic. Our analyses suggest that during the extreme negative phase of the winter 2009–2010 North Atlantic Oscillation (NAO), unusually strong and southward-shifted westerly winds explain the transport of Sargassum from the Sargasso Sea (</w:instrText>
      </w:r>
      <w:r w:rsidRPr="00DE7698">
        <w:rPr>
          <w:rFonts w:ascii="Cambria Math" w:hAnsi="Cambria Math" w:cs="Cambria Math"/>
          <w:color w:val="000000" w:themeColor="text1"/>
        </w:rPr>
        <w:instrText>∼</w:instrText>
      </w:r>
      <w:r w:rsidRPr="00DE7698">
        <w:rPr>
          <w:color w:val="000000" w:themeColor="text1"/>
        </w:rPr>
        <w:instrText xml:space="preserve">20–40°N, 80–20°W) into the far eastern North Atlantic. Our hindcast Sargassum distributions agree with surface current simulations with the inclusion of “windage”. Windage is the additional, wind-induced drift of material floating at the free surface resulting from direct wind forcing on the sea surface, as well as on floating or partially-submerged objects. In our simulations, windage is included as an added vector (speed and direction) to the model-computed surface ocean currents equivalent to 1% of surface wind velocities. Lagrangian analysis of the regional circulation suggests that (1) part of the Sargassum subsequently drifted to the southwest in the North Equatorial Current (NEC) and entered the central tropical Atlantic, arriving in the Caribbean by the spring of 2011, with (2) another portion continuing southward along the coast of Africa in the Canary Current, eventually joining the seasonally-varying system of tropical Atlantic currents and thereby delivering a large Sargassum population to the tropical Atlantic. Since then, Sargassum patches aggregate from March to September in massive windrows along the Inter-Tropical Convergence Zone (ITCZ) under the action of converging winds. The windrows follow the ITCZ in its seasonal northward migration in the central tropical Atlantic. They are stretched across the central tropical Atlantic as the ITCZ crosses the latitude of the seasonal formation of the North Equatorial Counter Current (NECC). These patches and windrows are exposed to high sunlight and open-ocean upward flux of nutrients due to eddy and wind-driven mixing in the central tropical Atlantic. During the northern spring and summer, as the Sargassum drifts farther north with the ITCZ, large portions of the population are advected into the eastern Caribbean Sea. Some of these patches remain dispersed as the ITCZ migrates southward, and re-aggregate into new windrows as the ITCZ intensifies the following March-April. If wind mixing is strong and the mixed layer is deeper than about 50–60 m in the southern tropical Atlantic at this time, the Sargassum will bloom and form a massive windrow. Otherwise, the bloom will be inhibited. The extreme 2009–2010 NAO wind anomaly could be considered as triggering a biosphere “tipping point” that caused important ocean-scale ecosystem changes in the tropical Atlantic, with significant recurrent social and economic consequences. Understanding whether this new expanded geographic range of massive Sargassum blooms is temporary or whether it will revert to its pre-2009 distribution requires sustained monitoring and research.","container-title":"Progress in Oceanography","DOI":"10.1016/j.pocean.2020.102269","ISSN":"00796611","journalAbbreviation":"Progress in Oceanography","language":"en","page":"102269","source":"DOI.org (Crossref)","title":"The establishment of a pelagic Sargassum population in the tropical Atlantic: Biological consequences of a basin-scale long distance dispersal event","title-short":"The establishment of a pelagic Sargassum population in the tropical Atlantic","volume":"182","author":[{"family":"Johns","given":"Elizabeth M."},{"family":"Lumpkin","given":"Rick"},{"family":"Putman","given":"Nathan F."},{"family":"Smith","given":"Ryan H."},{"family":"Muller-Karger","given":"Frank E."},{"family":"T. Rueda-Roa","given":"Digna"},{"family":"Hu","given":"Chuanmin"},{"family":"Wang","given":"Mengqiu"},{"family":"Brooks","given":"Maureen T."},{"family":"Gramer","given":"Lewis J."},{"family":"Werner","given":"Francisco E."}],"issued":{"date-parts":[["2020",3]]}}}],"schema":"https://github.com/citation-style-language/schema/raw/master/csl-citation.json"} </w:instrText>
      </w:r>
      <w:r w:rsidRPr="00DE7698">
        <w:rPr>
          <w:color w:val="000000" w:themeColor="text1"/>
        </w:rPr>
        <w:fldChar w:fldCharType="separate"/>
      </w:r>
      <w:r w:rsidRPr="00DE7698">
        <w:rPr>
          <w:noProof/>
          <w:color w:val="000000" w:themeColor="text1"/>
        </w:rPr>
        <w:t>(Wang et al. 2019, Johns et al. 2020)</w:t>
      </w:r>
      <w:r w:rsidRPr="00DE7698">
        <w:rPr>
          <w:color w:val="000000" w:themeColor="text1"/>
        </w:rPr>
        <w:fldChar w:fldCharType="end"/>
      </w:r>
      <w:r w:rsidRPr="00DE7698">
        <w:rPr>
          <w:color w:val="000000" w:themeColor="text1"/>
        </w:rPr>
        <w:t xml:space="preserve">, evolving upwelling patterns along the northeastern African coast </w:t>
      </w:r>
      <w:r w:rsidRPr="00DE7698">
        <w:rPr>
          <w:color w:val="000000" w:themeColor="text1"/>
        </w:rPr>
        <w:fldChar w:fldCharType="begin"/>
      </w:r>
      <w:r w:rsidRPr="00DE7698">
        <w:rPr>
          <w:color w:val="000000" w:themeColor="text1"/>
        </w:rPr>
        <w:instrText xml:space="preserve"> ADDIN ZOTERO_ITEM CSL_CITATION {"citationID":"Xsv3xOQQ","properties":{"formattedCitation":"(Wang et al. 2019)","plainCitation":"(Wang et al. 2019)","noteIndex":0},"citationItems":[{"id":244,"uris":["http://zotero.org/users/6486635/items/F8WAKXMK"],"itemData":{"id":244,"type":"article-journal","abstract":"Pelagic\n              Sargassum\n              is abundant in the Sargasso Sea, but a recurrent great Atlantic\n              Sargassum\n              belt (GASB) has been observed in satellite imagery since 2011, often extending from West Africa to the Gulf of Mexico. In June 2018, the 8850-kilometer GASB contained &gt;20 million metric tons of\n              Sargassum\n              biomass. The spatial distribution of the GASB is mostly driven by ocean circulation. The bloom of 2011 might be a result of Amazon River discharge in previous years, but recent increases and interannual variability after 2011 appear to be driven by upwelling off West Africa during boreal winter and by Amazon River discharge during spring and summer, indicating a possible regime shift and raising the possibility that recurrent blooms in the tropical Atlantic and Caribbean Sea may become the new norm.","container-title":"Science","DOI":"10.1126/science.aaw7912","ISSN":"0036-8075, 1095-9203","issue":"6448","journalAbbreviation":"Science","language":"en","page":"83-87","source":"DOI.org (Crossref)","title":"The great Atlantic &lt;i&gt;Sargassum&lt;/i&gt; belt","volume":"365","author":[{"family":"Wang","given":"Mengqiu"},{"family":"Hu","given":"Chuanmin"},{"family":"Barnes","given":"Brian B."},{"family":"Mitchum","given":"Gary"},{"family":"Lapointe","given":"Brian"},{"family":"Montoya","given":"Joseph P."}],"issued":{"date-parts":[["2019",7,5]]}}}],"schema":"https://github.com/citation-style-language/schema/raw/master/csl-citation.json"} </w:instrText>
      </w:r>
      <w:r w:rsidRPr="00DE7698">
        <w:rPr>
          <w:color w:val="000000" w:themeColor="text1"/>
        </w:rPr>
        <w:fldChar w:fldCharType="separate"/>
      </w:r>
      <w:r w:rsidRPr="00DE7698">
        <w:rPr>
          <w:noProof/>
          <w:color w:val="000000" w:themeColor="text1"/>
        </w:rPr>
        <w:t>(Wang et al. 2019)</w:t>
      </w:r>
      <w:r w:rsidRPr="00DE7698">
        <w:rPr>
          <w:color w:val="000000" w:themeColor="text1"/>
        </w:rPr>
        <w:fldChar w:fldCharType="end"/>
      </w:r>
      <w:r w:rsidRPr="00DE7698">
        <w:rPr>
          <w:color w:val="000000" w:themeColor="text1"/>
        </w:rPr>
        <w:t xml:space="preserve">, and mineral inputs from Saharan dust </w:t>
      </w:r>
      <w:r w:rsidRPr="00DE7698">
        <w:rPr>
          <w:color w:val="000000" w:themeColor="text1"/>
        </w:rPr>
        <w:fldChar w:fldCharType="begin"/>
      </w:r>
      <w:r>
        <w:rPr>
          <w:color w:val="000000" w:themeColor="text1"/>
        </w:rPr>
        <w:instrText xml:space="preserve"> ADDIN ZOTERO_ITEM CSL_CITATION {"citationID":"3Wj1KGYh","properties":{"formattedCitation":"(Johns et al. 2020, Ch\\uc0\\u225{}vez et al. 2020)","plainCitation":"(Johns et al. 2020, Chávez et al. 2020)","noteIndex":0},"citationItems":[{"id":1427,"uris":["http://zotero.org/users/6486635/items/MH598RKE"],"itemData":{"id":1427,"type":"article-journal","abstract":"Starting in 2011, coastal areas of the Caribbean Sea and tropical Atlantic Ocean began to experience extraordinary yearly accumulations of pelagic Sargassum brown alga. Historical reports place large quantities of Sargassum only in the North Atlantic (mostly in the Gulf of Mexico and the Sargasso Sea). Accumulations of Sargassum in the tropical Atlantic have continued. We used a numerical particle-tracking system, wind and current reanalysis data, drifting buoy trajectories, and satellite imagery to determine the origin of the Sargassum that is now found persistently in the tropical Atlantic. Our analyses suggest that during the extreme negative phase of the winter 2009–2010 North Atlantic Oscillation (NAO), unusually strong and southward-shifted westerly winds explain the transport of Sargassum from the Sargasso Sea (</w:instrText>
      </w:r>
      <w:r>
        <w:rPr>
          <w:rFonts w:ascii="Cambria Math" w:hAnsi="Cambria Math" w:cs="Cambria Math"/>
          <w:color w:val="000000" w:themeColor="text1"/>
        </w:rPr>
        <w:instrText>∼</w:instrText>
      </w:r>
      <w:r>
        <w:rPr>
          <w:color w:val="000000" w:themeColor="text1"/>
        </w:rPr>
        <w:instrText xml:space="preserve">20–40°N, 80–20°W) into the far eastern North Atlantic. Our hindcast Sargassum distributions agree with surface current simulations with the inclusion of “windage”. Windage is the additional, wind-induced drift of material floating at the free surface resulting from direct wind forcing on the sea surface, as well as on floating or partially-submerged objects. In our simulations, windage is included as an added vector (speed and direction) to the model-computed surface ocean currents equivalent to 1% of surface wind velocities. Lagrangian analysis of the regional circulation suggests that (1) part of the Sargassum subsequently drifted to the southwest in the North Equatorial Current (NEC) and entered the central tropical Atlantic, arriving in the Caribbean by the spring of 2011, with (2) another portion continuing southward along the coast of Africa in the Canary Current, eventually joining the seasonally-varying system of tropical Atlantic currents and thereby delivering a large Sargassum population to the tropical Atlantic. Since then, Sargassum patches aggregate from March to September in massive windrows along the Inter-Tropical Convergence Zone (ITCZ) under the action of converging winds. The windrows follow the ITCZ in its seasonal northward migration in the central tropical Atlantic. They are stretched across the central tropical Atlantic as the ITCZ crosses the latitude of the seasonal formation of the North Equatorial Counter Current (NECC). These patches and windrows are exposed to high sunlight and open-ocean upward flux of nutrients due to eddy and wind-driven mixing in the central tropical Atlantic. During the northern spring and summer, as the Sargassum drifts farther north with the ITCZ, large portions of the population are advected into the eastern Caribbean Sea. Some of these patches remain dispersed as the ITCZ migrates southward, and re-aggregate into new windrows as the ITCZ intensifies the following March-April. If wind mixing is strong and the mixed layer is deeper than about 50–60 m in the southern tropical Atlantic at this time, the Sargassum will bloom and form a massive windrow. Otherwise, the bloom will be inhibited. The extreme 2009–2010 NAO wind anomaly could be considered as triggering a biosphere “tipping point” that caused important ocean-scale ecosystem changes in the tropical Atlantic, with significant recurrent social and economic consequences. Understanding whether this new expanded geographic range of massive Sargassum blooms is temporary or whether it will revert to its pre-2009 distribution requires sustained monitoring and research.","container-title":"Progress in Oceanography","DOI":"10.1016/j.pocean.2020.102269","ISSN":"00796611","journalAbbreviation":"Progress in Oceanography","language":"en","page":"102269","source":"DOI.org (Crossref)","title":"The establishment of a pelagic Sargassum population in the tropical Atlantic: Biological consequences of a basin-scale long distance dispersal event","title-short":"The establishment of a pelagic Sargassum population in the tropical Atlantic","volume":"182","author":[{"family":"Johns","given":"Elizabeth M."},{"family":"Lumpkin","given":"Rick"},{"family":"Putman","given":"Nathan F."},{"family":"Smith","given":"Ryan H."},{"family":"Muller-Karger","given":"Frank E."},{"family":"T. Rueda-Roa","given":"Digna"},{"family":"Hu","given":"Chuanmin"},{"family":"Wang","given":"Mengqiu"},{"family":"Brooks","given":"Maureen T."},{"family":"Gramer","given":"Lewis J."},{"family":"Werner","given":"Francisco E."}],"issued":{"date-parts":[["2020",3]]}}},{"id":213,"uris":["http://zotero.org/users/6486635/items/N7LHP8ZP"],"itemData":{"id":213,"type":"article-journal","abstract":"Since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schema":"https://github.com/citation-style-language/schema/raw/master/csl-citation.json"} </w:instrText>
      </w:r>
      <w:r w:rsidRPr="00DE7698">
        <w:rPr>
          <w:color w:val="000000" w:themeColor="text1"/>
        </w:rPr>
        <w:fldChar w:fldCharType="separate"/>
      </w:r>
      <w:r w:rsidRPr="00BF4A7A">
        <w:rPr>
          <w:color w:val="000000"/>
        </w:rPr>
        <w:t>(Johns et al. 2020, Chávez et al. 2020)</w:t>
      </w:r>
      <w:r w:rsidRPr="00DE7698">
        <w:rPr>
          <w:color w:val="000000" w:themeColor="text1"/>
        </w:rPr>
        <w:fldChar w:fldCharType="end"/>
      </w:r>
      <w:r w:rsidRPr="00DE7698">
        <w:rPr>
          <w:color w:val="000000" w:themeColor="text1"/>
        </w:rPr>
        <w:t>.</w:t>
      </w:r>
      <w:r>
        <w:rPr>
          <w:color w:val="000000" w:themeColor="text1"/>
        </w:rPr>
        <w:t xml:space="preserve"> Furthermore, </w:t>
      </w:r>
      <w:r w:rsidRPr="00BF4A7A">
        <w:rPr>
          <w:i/>
          <w:iCs/>
          <w:color w:val="000000" w:themeColor="text1"/>
        </w:rPr>
        <w:t>Sargassum</w:t>
      </w:r>
      <w:r w:rsidRPr="00DE7698">
        <w:rPr>
          <w:color w:val="000000" w:themeColor="text1"/>
        </w:rPr>
        <w:t xml:space="preserve"> bloom</w:t>
      </w:r>
      <w:r>
        <w:rPr>
          <w:color w:val="000000" w:themeColor="text1"/>
        </w:rPr>
        <w:t xml:space="preserve"> intensity and frequency is predicted to continue to increase</w:t>
      </w:r>
      <w:r w:rsidRPr="00DE7698">
        <w:rPr>
          <w:color w:val="000000" w:themeColor="text1"/>
        </w:rPr>
        <w:t xml:space="preserve"> </w:t>
      </w:r>
      <w:r w:rsidRPr="00DE7698">
        <w:rPr>
          <w:color w:val="000000" w:themeColor="text1"/>
        </w:rPr>
        <w:fldChar w:fldCharType="begin"/>
      </w:r>
      <w:r w:rsidRPr="00DE7698">
        <w:rPr>
          <w:color w:val="000000" w:themeColor="text1"/>
        </w:rPr>
        <w:instrText xml:space="preserve"> ADDIN ZOTERO_ITEM CSL_CITATION {"citationID":"OGEo8GIQ","properties":{"formattedCitation":"(Smetacek and Zingone 2013, Rodr\\uc0\\u237{}guez-Mart\\uc0\\u237{}nez et al. 2023)","plainCitation":"(Smetacek and Zingone 2013, Rodríguez-Martínez et al. 2023)","noteIndex":0},"citationItems":[{"id":1384,"uris":["http://zotero.org/users/6486635/items/PZ27M7LD"],"itemData":{"id":1384,"type":"article-journal","container-title":"Nature","DOI":"10.1038/nature12860","ISSN":"0028-0836, 1476-4687","issue":"7478","journalAbbreviation":"Nature","language":"en","page":"84-88","source":"DOI.org (Crossref)","title":"Green and golden seaweed tides on the rise","volume":"504","author":[{"family":"Smetacek","given":"Victor"},{"family":"Zingone","given":"Adriana"}],"issued":{"date-parts":[["2013",12,5]]}}},{"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Pr="00DE7698">
        <w:rPr>
          <w:color w:val="000000" w:themeColor="text1"/>
        </w:rPr>
        <w:fldChar w:fldCharType="separate"/>
      </w:r>
      <w:r w:rsidRPr="00DE7698">
        <w:rPr>
          <w:color w:val="000000"/>
        </w:rPr>
        <w:t>(Smetacek and Zingone 2013, Rodríguez-Martínez et al. 2023)</w:t>
      </w:r>
      <w:r w:rsidRPr="00DE7698">
        <w:rPr>
          <w:color w:val="000000" w:themeColor="text1"/>
        </w:rPr>
        <w:fldChar w:fldCharType="end"/>
      </w:r>
      <w:r w:rsidRPr="00DE7698">
        <w:rPr>
          <w:color w:val="000000" w:themeColor="text1"/>
        </w:rPr>
        <w:t>.</w:t>
      </w:r>
    </w:p>
    <w:p w14:paraId="65F5EC14" w14:textId="6D4BAE0D" w:rsidR="008104A6" w:rsidRDefault="008104A6" w:rsidP="008104A6">
      <w:pPr>
        <w:spacing w:line="480" w:lineRule="auto"/>
        <w:ind w:firstLine="720"/>
        <w:jc w:val="both"/>
        <w:textAlignment w:val="baseline"/>
        <w:rPr>
          <w:color w:val="000000" w:themeColor="text1"/>
        </w:rPr>
      </w:pPr>
      <w:r w:rsidRPr="00BF4A7A">
        <w:rPr>
          <w:i/>
          <w:iCs/>
          <w:color w:val="000000" w:themeColor="text1"/>
        </w:rPr>
        <w:t>Sargassum</w:t>
      </w:r>
      <w:r>
        <w:rPr>
          <w:color w:val="000000" w:themeColor="text1"/>
        </w:rPr>
        <w:t xml:space="preserve"> deposition on beaches has negative economic and ecological implications. </w:t>
      </w:r>
      <w:r w:rsidRPr="00BF4A7A">
        <w:rPr>
          <w:i/>
          <w:iCs/>
          <w:color w:val="000000" w:themeColor="text1"/>
        </w:rPr>
        <w:t>Sargassum</w:t>
      </w:r>
      <w:r>
        <w:rPr>
          <w:color w:val="000000" w:themeColor="text1"/>
        </w:rPr>
        <w:t xml:space="preserve"> degrades pristine white sand beaches and turquoise waters that historically were major attractions for tourists to the Caribbean. Such tourism provided the basis for the majority of the Gross Domestic Product</w:t>
      </w:r>
      <w:r w:rsidR="00245FCA">
        <w:rPr>
          <w:color w:val="000000" w:themeColor="text1"/>
        </w:rPr>
        <w:t xml:space="preserve"> (GDP)</w:t>
      </w:r>
      <w:r>
        <w:rPr>
          <w:color w:val="000000" w:themeColor="text1"/>
        </w:rPr>
        <w:t xml:space="preserve"> for many of these countries.</w:t>
      </w:r>
      <w:r w:rsidRPr="00AA47E6">
        <w:rPr>
          <w:color w:val="000000" w:themeColor="text1"/>
        </w:rPr>
        <w:t xml:space="preserve"> </w:t>
      </w:r>
      <w:r>
        <w:rPr>
          <w:color w:val="000000" w:themeColor="text1"/>
        </w:rPr>
        <w:t xml:space="preserve">For example, the Mexican state of Quintana Roo that </w:t>
      </w:r>
      <w:r w:rsidRPr="00DE7698">
        <w:rPr>
          <w:color w:val="000000" w:themeColor="text1"/>
        </w:rPr>
        <w:t>attracted nearly 15 million tourists</w:t>
      </w:r>
      <w:r>
        <w:rPr>
          <w:color w:val="000000" w:themeColor="text1"/>
        </w:rPr>
        <w:t xml:space="preserve"> and</w:t>
      </w:r>
      <w:r w:rsidRPr="00DE7698">
        <w:rPr>
          <w:color w:val="000000" w:themeColor="text1"/>
        </w:rPr>
        <w:t xml:space="preserve"> generat</w:t>
      </w:r>
      <w:r>
        <w:rPr>
          <w:color w:val="000000" w:themeColor="text1"/>
        </w:rPr>
        <w:t>ed</w:t>
      </w:r>
      <w:r w:rsidRPr="00DE7698">
        <w:rPr>
          <w:color w:val="000000" w:themeColor="text1"/>
        </w:rPr>
        <w:t xml:space="preserve"> an income of approximately US$10.8 billion </w:t>
      </w:r>
      <w:r>
        <w:rPr>
          <w:color w:val="000000" w:themeColor="text1"/>
        </w:rPr>
        <w:t>in</w:t>
      </w:r>
      <w:r w:rsidR="009B5136">
        <w:rPr>
          <w:color w:val="000000" w:themeColor="text1"/>
        </w:rPr>
        <w:t xml:space="preserve"> 2021 </w:t>
      </w:r>
      <w:r w:rsidRPr="00DE7698">
        <w:rPr>
          <w:color w:val="000000" w:themeColor="text1"/>
        </w:rPr>
        <w:t>(Rodríguez-Martínez et al., 2023).</w:t>
      </w:r>
      <w:r>
        <w:rPr>
          <w:color w:val="000000" w:themeColor="text1"/>
        </w:rPr>
        <w:t xml:space="preserve"> As a result, increasing </w:t>
      </w:r>
      <w:r w:rsidRPr="008104A6">
        <w:rPr>
          <w:i/>
          <w:iCs/>
          <w:color w:val="000000" w:themeColor="text1"/>
        </w:rPr>
        <w:t>Sargassum</w:t>
      </w:r>
      <w:r>
        <w:rPr>
          <w:color w:val="000000" w:themeColor="text1"/>
        </w:rPr>
        <w:t xml:space="preserve"> deposition presents a significant obstacle for the entire region. </w:t>
      </w:r>
    </w:p>
    <w:p w14:paraId="266E9C99" w14:textId="0124F1D1" w:rsidR="008104A6" w:rsidRDefault="008104A6" w:rsidP="008104A6">
      <w:pPr>
        <w:spacing w:line="480" w:lineRule="auto"/>
        <w:ind w:firstLine="720"/>
        <w:jc w:val="both"/>
        <w:textAlignment w:val="baseline"/>
        <w:rPr>
          <w:color w:val="000000" w:themeColor="text1"/>
        </w:rPr>
      </w:pPr>
      <w:r>
        <w:rPr>
          <w:color w:val="000000" w:themeColor="text1"/>
        </w:rPr>
        <w:t xml:space="preserve">In addition to the economic impacts, there are negative ecological consequences of leaving </w:t>
      </w:r>
      <w:r w:rsidRPr="00BF4A7A">
        <w:rPr>
          <w:i/>
          <w:iCs/>
          <w:color w:val="000000" w:themeColor="text1"/>
        </w:rPr>
        <w:t>Sargassum</w:t>
      </w:r>
      <w:r>
        <w:rPr>
          <w:color w:val="000000" w:themeColor="text1"/>
        </w:rPr>
        <w:t xml:space="preserve"> on the beaches. </w:t>
      </w:r>
      <w:r w:rsidRPr="00DE7698">
        <w:rPr>
          <w:color w:val="000000" w:themeColor="text1"/>
        </w:rPr>
        <w:t xml:space="preserve">Without removal of </w:t>
      </w:r>
      <w:r w:rsidRPr="008104A6">
        <w:rPr>
          <w:i/>
          <w:iCs/>
          <w:color w:val="000000" w:themeColor="text1"/>
        </w:rPr>
        <w:t>Sargassum</w:t>
      </w:r>
      <w:r w:rsidRPr="00DE7698">
        <w:rPr>
          <w:color w:val="000000" w:themeColor="text1"/>
        </w:rPr>
        <w:t xml:space="preserve"> biomass from beaches, leachates</w:t>
      </w:r>
      <w:r w:rsidR="00245FCA">
        <w:rPr>
          <w:color w:val="000000" w:themeColor="text1"/>
        </w:rPr>
        <w:t>,</w:t>
      </w:r>
      <w:r w:rsidRPr="00DE7698">
        <w:rPr>
          <w:color w:val="000000" w:themeColor="text1"/>
        </w:rPr>
        <w:t xml:space="preserve"> and organic matter resulting from decomposition induce a reduction in oxygen and pH levels, alongside increased turbidity, sulfur, and ammonia concentrations in coastal waters </w:t>
      </w:r>
      <w:r w:rsidRPr="00DE7698">
        <w:rPr>
          <w:color w:val="000000" w:themeColor="text1"/>
        </w:rPr>
        <w:fldChar w:fldCharType="begin"/>
      </w:r>
      <w:r w:rsidRPr="00DE7698">
        <w:rPr>
          <w:color w:val="000000" w:themeColor="text1"/>
        </w:rPr>
        <w:instrText xml:space="preserve"> ADDIN ZOTERO_ITEM CSL_CITATION {"citationID":"wuiuBBev","properties":{"formattedCitation":"(Van Tussenbroek et al. 2017, Ch\\uc0\\u225{}vez et al. 2020, Rodr\\uc0\\u237{}guez-Mart\\uc0\\u237{}nez et al. 2023)","plainCitation":"(Van Tussenbroek et al. 2017, Chávez et al. 2020, Rodríguez-Martínez et al. 2023)","noteIndex":0},"citationItems":[{"id":1400,"uris":["http://zotero.org/users/6486635/items/9CRS9JYP"],"itemData":{"id":1400,"type":"article-journal","abstract":"From mid-2014 until the end of 2015, the Mexican Caribbean coast experienced a massive inﬂux of drifting Sargassum spp. that accumulated on the shores, resulting in build-up of decaying beach-cast material and nearshore murky brown waters (Sargassum-brown-tides, Sbt). The eﬀects of Sbt on four near-shore waters included reduction in light, oxygen (hypoxia or anoxia) and pH. The monthly inﬂux of nitrogen, and phosphorus by drifting Sargassum spp. was estimated at 6150 and 61 kg km−1 respectively, resulting in eutrophication. Nearshore seagrass meadows dominated by Thalassia testudinum were replaced by a community dominated by calcareous rhizophytic algae and drifting algae and/or epiphytes, resulting in 61.6–99.5% loss of below-ground biomass. Near-shore corals suﬀered total or partial mortality. Recovery of aﬀected seagrass meadows may take years or even decades, or changes could be permanent if massive inﬂuxes of Sargassum spp. recur.","container-title":"Marine Pollution Bulletin","DOI":"10.1016/j.marpolbul.2017.06.057","ISSN":"0025326X","issue":"1-2","journalAbbreviation":"Marine Pollution Bulletin","language":"en","page":"272-281","source":"DOI.org (Crossref)","title":"Severe impacts of brown tides caused by Sargassum spp. on near-shore Caribbean seagrass communities","volume":"122","author":[{"family":"Van Tussenbroek","given":"Brigitta I."},{"family":"Hernández Arana","given":"Héctor A."},{"family":"Rodríguez-Martínez","given":"Rosa E."},{"family":"Espinoza-Avalos","given":"Julio"},{"family":"Canizales-Flores","given":"Hazel M."},{"family":"González-Godoy","given":"Carlos E."},{"family":"Barba-Santos","given":"M. Guadalupe"},{"family":"Vega-Zepeda","given":"Alejandro"},{"family":"Collado-Vides","given":"Ligia"}],"issued":{"date-parts":[["2017",9]]}}},{"id":213,"uris":["http://zotero.org/users/6486635/items/N7LHP8ZP"],"itemData":{"id":213,"type":"article-journal","abstract":"Since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Pr="00DE7698">
        <w:rPr>
          <w:color w:val="000000" w:themeColor="text1"/>
        </w:rPr>
        <w:fldChar w:fldCharType="separate"/>
      </w:r>
      <w:r w:rsidRPr="00DE7698">
        <w:rPr>
          <w:color w:val="000000"/>
        </w:rPr>
        <w:t>(Van Tussenbroek et al. 2017, Chávez et al. 2020, Rodríguez-Martínez et al. 2023)</w:t>
      </w:r>
      <w:r w:rsidRPr="00DE7698">
        <w:rPr>
          <w:color w:val="000000" w:themeColor="text1"/>
        </w:rPr>
        <w:fldChar w:fldCharType="end"/>
      </w:r>
      <w:r w:rsidRPr="00DE7698">
        <w:rPr>
          <w:color w:val="000000" w:themeColor="text1"/>
        </w:rPr>
        <w:t xml:space="preserve">. For instance, a significant </w:t>
      </w:r>
      <w:r w:rsidRPr="00416160">
        <w:rPr>
          <w:i/>
          <w:iCs/>
          <w:color w:val="000000" w:themeColor="text1"/>
        </w:rPr>
        <w:t>Sargassum</w:t>
      </w:r>
      <w:r>
        <w:rPr>
          <w:color w:val="000000" w:themeColor="text1"/>
        </w:rPr>
        <w:t xml:space="preserve"> </w:t>
      </w:r>
      <w:r w:rsidRPr="00DE7698">
        <w:rPr>
          <w:color w:val="000000" w:themeColor="text1"/>
        </w:rPr>
        <w:t xml:space="preserve"> beaching event in 2018 was associated with a faunal mortality event, where hypoxic conditions led to the demise of 78 species of neritic fish, crustaceans, echinoderms, mollusks, and </w:t>
      </w:r>
      <w:proofErr w:type="spellStart"/>
      <w:r w:rsidRPr="00DE7698">
        <w:rPr>
          <w:color w:val="000000" w:themeColor="text1"/>
        </w:rPr>
        <w:t>polychaetes</w:t>
      </w:r>
      <w:proofErr w:type="spellEnd"/>
      <w:r w:rsidRPr="00DE7698">
        <w:rPr>
          <w:color w:val="000000" w:themeColor="text1"/>
        </w:rPr>
        <w:t xml:space="preserve"> </w:t>
      </w:r>
      <w:r w:rsidRPr="00DE7698">
        <w:rPr>
          <w:color w:val="000000" w:themeColor="text1"/>
        </w:rPr>
        <w:fldChar w:fldCharType="begin"/>
      </w:r>
      <w:r w:rsidRPr="00DE7698">
        <w:rPr>
          <w:color w:val="000000" w:themeColor="text1"/>
        </w:rPr>
        <w:instrText xml:space="preserve"> ADDIN ZOTERO_ITEM CSL_CITATION {"citationID":"kuZu28Fo","properties":{"formattedCitation":"(Rodr\\uc0\\u237{}guez-Mart\\uc0\\u237{}nez et al. 2019)","plainCitation":"(Rodríguez-Martínez et al. 2019)","noteIndex":0},"citationItems":[{"id":1402,"uris":["http://zotero.org/users/6486635/items/WECVD3JB"],"itemData":{"id":1402,"type":"article-journal","abstract":"In 2018, the Mexican Caribbean coast received a massive influx of pelagic Sargassum spp. that accumulated and decayed on beaches producing organic decomposition products that made the water turbid and brown. Between May and September of the same year there were several reports of mass mortality of marine biota in this area. From these reports we estimate that organisms belonging to 78 faunal species died as result of this event, with demersal neritic fish and Crustacea being the most affected groups. The cause of mortality appears to be the combined effect of high ammonium and hydrogen sulfide concentrations, together with hypoxic conditions. If massive arrival of pelagic Sargassum spp. continues and algae is left to decay on the beach in large volumes then deterioration in water quality could affect coral reefs close to shore. Furthermore, barriers placed in lagoons to intercept the Sargassum spp. before it reaches the beach could impact reef fauna if the algae is left to die and sink on site.","container-title":"Marine Pollution Bulletin","DOI":"10.1016/j.marpolbul.2019.06.015","ISSN":"0025326X","journalAbbreviation":"Marine Pollution Bulletin","language":"en","page":"201-205","source":"DOI.org (Crossref)","title":"Faunal mortality associated with massive beaching and decomposition of pelagic Sargassum","volume":"146","author":[{"family":"Rodríguez-Martínez","given":"R.E."},{"family":"Medina-Valmaseda","given":"A.E."},{"family":"Blanchon","given":"P."},{"family":"Monroy-Velázquez","given":"L.V."},{"family":"Almazán-Becerril","given":"A."},{"family":"Delgado-Pech","given":"B."},{"family":"Vásquez-Yeomans","given":"L."},{"family":"Francisco","given":"V."},{"family":"García-Rivas","given":"M.C."}],"issued":{"date-parts":[["2019",9]]}}}],"schema":"https://github.com/citation-style-language/schema/raw/master/csl-citation.json"} </w:instrText>
      </w:r>
      <w:r w:rsidRPr="00DE7698">
        <w:rPr>
          <w:color w:val="000000" w:themeColor="text1"/>
        </w:rPr>
        <w:fldChar w:fldCharType="separate"/>
      </w:r>
      <w:r w:rsidRPr="00DE7698">
        <w:rPr>
          <w:color w:val="000000"/>
        </w:rPr>
        <w:t>(Rodríguez-Martínez et al. 2019)</w:t>
      </w:r>
      <w:r w:rsidRPr="00DE7698">
        <w:rPr>
          <w:color w:val="000000" w:themeColor="text1"/>
        </w:rPr>
        <w:fldChar w:fldCharType="end"/>
      </w:r>
      <w:r w:rsidRPr="00DE7698">
        <w:rPr>
          <w:color w:val="000000" w:themeColor="text1"/>
        </w:rPr>
        <w:t>.</w:t>
      </w:r>
    </w:p>
    <w:p w14:paraId="7C7A718B" w14:textId="4D2C2E9D" w:rsidR="008104A6" w:rsidRPr="00DE7698" w:rsidRDefault="008104A6" w:rsidP="008104A6">
      <w:pPr>
        <w:spacing w:line="480" w:lineRule="auto"/>
        <w:ind w:firstLine="720"/>
        <w:jc w:val="both"/>
        <w:textAlignment w:val="baseline"/>
        <w:rPr>
          <w:color w:val="000000" w:themeColor="text1"/>
        </w:rPr>
      </w:pPr>
      <w:r>
        <w:rPr>
          <w:color w:val="000000" w:themeColor="text1"/>
        </w:rPr>
        <w:lastRenderedPageBreak/>
        <w:t xml:space="preserve">To minimize the negative impacts along shorelines, humans deploy barriers offshore to catch </w:t>
      </w:r>
      <w:r w:rsidRPr="00416160">
        <w:rPr>
          <w:i/>
          <w:iCs/>
          <w:color w:val="000000" w:themeColor="text1"/>
        </w:rPr>
        <w:t>Sargassum</w:t>
      </w:r>
      <w:r>
        <w:rPr>
          <w:color w:val="000000" w:themeColor="text1"/>
        </w:rPr>
        <w:t xml:space="preserve"> or utilize several strategies to remove </w:t>
      </w:r>
      <w:r w:rsidRPr="00416160">
        <w:rPr>
          <w:i/>
          <w:iCs/>
          <w:color w:val="000000" w:themeColor="text1"/>
        </w:rPr>
        <w:t>Sargassum</w:t>
      </w:r>
      <w:r>
        <w:rPr>
          <w:color w:val="000000" w:themeColor="text1"/>
        </w:rPr>
        <w:t xml:space="preserve"> from beaches. These strategies involve a collection process that then requires the biomass be moved into adjacent habitats including beach dunes, forests, quarries, and garbage dumps (R. </w:t>
      </w:r>
      <w:proofErr w:type="spellStart"/>
      <w:r>
        <w:rPr>
          <w:color w:val="000000" w:themeColor="text1"/>
        </w:rPr>
        <w:t>DeSantiago</w:t>
      </w:r>
      <w:proofErr w:type="spellEnd"/>
      <w:r>
        <w:rPr>
          <w:color w:val="000000" w:themeColor="text1"/>
        </w:rPr>
        <w:t>, R. Rodriguez-Martinez, J. Long, pers. obs.).</w:t>
      </w:r>
      <w:r w:rsidRPr="00F10AC9">
        <w:rPr>
          <w:color w:val="000000" w:themeColor="text1"/>
        </w:rPr>
        <w:t xml:space="preserve"> </w:t>
      </w:r>
      <w:r w:rsidRPr="00DE7698">
        <w:rPr>
          <w:color w:val="000000" w:themeColor="text1"/>
        </w:rPr>
        <w:t>Seasonal or periodic landings of macroalgae typically confer benefits to beaches by serving as a foundation for</w:t>
      </w:r>
      <w:r>
        <w:rPr>
          <w:color w:val="000000" w:themeColor="text1"/>
        </w:rPr>
        <w:t xml:space="preserve"> and</w:t>
      </w:r>
      <w:r w:rsidRPr="00DE7698">
        <w:rPr>
          <w:color w:val="000000" w:themeColor="text1"/>
        </w:rPr>
        <w:t xml:space="preserve"> contributing to the fertilization of coastal dunes, and serve as a resource subsidy to food webs </w:t>
      </w:r>
      <w:r w:rsidRPr="00DE7698">
        <w:rPr>
          <w:color w:val="000000" w:themeColor="text1"/>
        </w:rPr>
        <w:fldChar w:fldCharType="begin"/>
      </w:r>
      <w:r w:rsidRPr="00DE7698">
        <w:rPr>
          <w:color w:val="000000" w:themeColor="text1"/>
        </w:rPr>
        <w:instrText xml:space="preserve"> ADDIN ZOTERO_ITEM CSL_CITATION {"citationID":"96VaAjsR","properties":{"formattedCitation":"(Polis et al. 1997, Huxel and McCann 1998, Anderson and Polis 1998, Marczak et al. 2007, Yang et al. 2010, Spiller et al. 2010, Williams and Feagin 2010, Wright et al. 2013, Piovia-Scott et al. 2013)","plainCitation":"(Polis et al. 1997, Huxel and McCann 1998, Anderson and Polis 1998, Marczak et al. 2007, Yang et al. 2010, Spiller et al. 2010, Williams and Feagin 2010, Wright et al. 2013, Piovia-Scott et al. 2013)","noteIndex":0},"citationItems":[{"id":25,"uris":["http://zotero.org/users/6486635/items/Q334Q26C"],"itemData":{"id":25,"type":"article-journal","abstract":"We focus on the implications of movement, landscape variables, and spatial heterogeneity for food web dynamics. Movements of nutrients, detritus, prey, and consumers among habitats are ubiquitous in diverse biomes and can strongly influence population, consumer-resource, food web, and community dynamics. Nutrient and detrital subsidies usually increase primary and secondary productivity, both directly and indirectly. Prey subsidies, by movement of either prey or predators, usually enhance predator abundance beyond what local resources can support. Top-down effects occur when spatially subsidized consumers affect local resources by suppressing key resources and occasionally by initiating trophic cascades. Effects on community dynamics vary with the relative amount of input, the trophic roles of the mobile and recipient entities, and the local food web structure. Landscape variables such as the perimeter/area ratio of the focal habitat, permeability of habitat boundaries, and relative productivity of trophically connected habitats affect the degree and importance of spatial subsidization.","container-title":"Annual Review of Ecology and Systematics","DOI":"10.1146/annurev.ecolsys.28.1.289","ISSN":"0066-4162","issue":"1","journalAbbreviation":"Annu. Rev. Ecol. Syst.","language":"en","page":"289-316","source":"DOI.org (Crossref)","title":"Toward an integration of landscape and food web ecology: The dynamics of spatially subsidized food webs","title-short":"TOWARD AN INTEGRATION OF LANDSCAPE AND FOOD WEB ECOLOGY","volume":"28","author":[{"family":"Polis","given":"Gary A."},{"family":"Anderson","given":"Wendy B."},{"family":"Holt","given":"Robert D."}],"issued":{"date-parts":[["1997",11]]}}},{"id":1323,"uris":["http://zotero.org/users/6486635/items/W9NJZ9MX"],"itemData":{"id":1323,"type":"article-journal","container-title":"Nature","language":"en","page":"460–469","source":"Zotero","title":"Food Web Stability: The Influence of Trophic Flows across Habitats","volume":"152","author":[{"family":"Huxel","given":"Gary R"},{"family":"McCann","given":"Kevin"}],"issued":{"date-parts":[["1998"]]}}},{"id":85,"uris":["http://zotero.org/users/6486635/items/8C2QPUFM"],"itemData":{"id":85,"type":"article-journal","container-title":"Oikos","DOI":"10.2307/3546469","ISSN":"00301299","issue":"1","journalAbbreviation":"Oikos","language":"en","page":"75","source":"DOI.org (Crossref)","title":"Marine Subsidies of Island Communities in the Gulf of California: Evidence from Stable Carbon and Nitrogen Isotopes","title-short":"Marine Subsidies of Island Communities in the Gulf of California","volume":"81","author":[{"family":"Anderson","given":"Wendy B."},{"family":"Polis","given":"Gary A."}],"issued":{"date-parts":[["1998",2]]}}},{"id":279,"uris":["http://zotero.org/users/6486635/items/36WY853G"],"itemData":{"id":279,"type":"article-journal","abstract":"Studies of the effects of cross-habitat resource subsidies have been a feature of food web ecology over the past decade. To date, most studies have focused on demonstrating the magnitude of a subsidy or documenting its effect in the recipient habitat. Ecologists have yet to develop a satisfactory framework for predicting the magnitude of these effects. We used 115 data sets from 32 studies to compare consumer responses to resource subsidies across recipient habitat type, trophic level, and functional group. Changes in consumer density or biomass in response to subsidies were inconsistent across habitats, trophic, and functional groups. Responses in stream cobble bar and coastline habitats were larger than in other habitats. Contrary to expectation, the magnitude of consumer response was not affected by recipient habitat productivity or the ratio of productivity between donor and recipient habitats. However, consumer response was significantly related to the ratio of subsidy resources to equivalent resources in the recipient habitat. Broad contrasts in productivity are modified by subsidy type, vector, and the physical and biotic characteristics of both donor and recipient habitats. For this reason, the ratio of subsidy to equivalent resources is a more useful tool for predicting the possible effect of a subsidy than coarser contrasts of in situ productivity. The commonness of subsidy effects suggests that many ecosystems need to be studied as open systems. Key words: food webs; functional group; habitat productivity; habitat type; meta-analysis; productivity; resource subsidies; spatial ecology; taxonomic group; trophic level.","container-title":"Ecology","DOI":"10.1890/0012-9658(2007)88[140:MTLHAP]2.0.CO;2","ISSN":"0012-9658","issue":"1","journalAbbreviation":"Ecology","language":"en","page":"140-148","source":"DOI.org (Crossref)","title":"META-ANALYSIS: TROPHIC LEVEL, HABITAT, AND PRODUCTIVITY SHAPE THE FOOD WEB EFFECTS OF RESOURCE SUBSIDIES","title-short":"META-ANALYSIS","volume":"88","author":[{"family":"Marczak","given":"Laurie B."},{"family":"Thompson","given":"Ross M."},{"family":"Richardson","given":"John S."}],"issued":{"date-parts":[["2007",1]]}}},{"id":276,"uris":["http://zotero.org/users/6486635/items/VE9ME3VV"],"itemData":{"id":276,"type":"article-journal","abstract":"Resource pulses are infrequent, large-magnitude, and short-duration events of increased resource availability. They include a diverse set of extreme events in a wide range of ecosystems, but identifying general patterns among the diversity of pulsed resource phenomena in nature remains an important challenge. Here we present a meta-analysis of resource pulse-consumer interactions that addresses four key questions: (1) Which characteristics of pulsed resources best predict their effects on consumers? (2) Which characteristics of consumers best predict their responses to resource pulses? (3) How do the effects of resource pulses differ in different ecosystems? (4) What are the indirect effects of resource pulses in communities? To investigate these questions, we built a data set of diverse pulsed resource-consumer interactions from around the world, developed metrics to compare the effects of resource pulses across disparate systems, and conducted multilevel regression analyses to examine the manner in which variation in the characteristics of resource pulse consumer interactions affects important aspects of consumer responses. Resource pulse magnitude, resource trophic level, resource pulse duration, ecosystem type and subtype, consumer response mechanisms, and consumer body mass were found to be key explanatory factors predicting the magnitude, duration, and timing of consumer responses.","container-title":"Ecological Monographs","DOI":"10.1890/08-1996.1","ISSN":"0012-9615","issue":"1","journalAbbreviation":"Ecological Monographs","language":"en","page":"125-151","source":"DOI.org (Crossref)","title":"A meta-analysis of resource pulse–consumer interactions","volume":"80","author":[{"family":"Yang","given":"Louie H."},{"family":"Edwards","given":"Kyle F."},{"family":"Byrnes","given":"Jarrett E."},{"family":"Bastow","given":"Justin L."},{"family":"Wright","given":"Amber N."},{"family":"Spence","given":"Kenneth O."}],"issued":{"date-parts":[["2010",2]]}}},{"id":434,"uris":["http://zotero.org/users/6486635/items/RYJG3JFS"],"itemData":{"id":434,"type":"article-journal","abstract":"The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W."},{"family":"Iwata","given":"Tomoya"}],"issued":{"date-parts":[["2010",5]]}}},{"id":98,"uris":["http://zotero.org/users/6486635/items/W55YT494"],"itemData":{"id":98,"type":"article-journal","abstract":"Many beach management practices focus on creating an attractive environment for tourists, but can detrimentally affect long-term dune integrity. One such practice is mechanical beach raking in which the wrack line is removed from the beach front. In Texas, Sargassum ﬂuitans and natans, types of brown alga, are the main components of wrack and may provide a subsidy to the ecosystem. In this study, we used greenhouse studies to test the hypothesis that the addition of sargassum can increase soil nutrients and produce increased growth in dune plants. We also conducted an analysis of the nutrients in the sargassum to determine the mechanisms responsible for any growth enhancement. Panicum amarum showed signiﬁcant enhancement of growth with the addition of sargassum, and while Helianthus debilis, Ipomoea stolonifera, Sporobolus virginicus, and Uniola paniculata responded slightly differently to the speciﬁc treatments, none were impaired by the addition of sargassum. In general, plants seemed to respond well to unwashed sargassum and multiple additions of sargassum, indicating that plants may have adapted to capitalize on the subsidy in its natural state directly from the ocean. For coastal managers, the use of sargassum as a fertilizer could be a positive, natural, and efﬁcient method of dealing with the accumulation of wrack on the beach.","container-title":"Environmental Management","DOI":"10.1007/s00267-010-9558-3","ISSN":"0364-152X, 1432-1009","issue":"5","journalAbbreviation":"Environmental Management","language":"en","page":"738-747","source":"DOI.org (Crossref)","title":"Sargassum as a Natural Solution to Enhance Dune Plant Growth","volume":"46","author":[{"family":"Williams","given":"Amy"},{"family":"Feagin","given":"Rusty"}],"issued":{"date-parts":[["2010",11]]}}},{"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W."}],"issued":{"date-parts":[["2013",3]]}}},{"id":410,"uris":["http://zotero.org/users/6486635/items/PLBGXQ5Q"],"itemData":{"id":410,"type":"article-journal","container-title":"Oecologia","DOI":"10.1007/s00442-012-2560-0","ISSN":"0029-8549, 1432-1939","issue":"4","journalAbbreviation":"Oecologia","language":"en","page":"1129-1135","source":"DOI.org (Crossref)","title":"The effect of chronic seaweed subsidies on herbivory: plant-mediated fertilization pathway overshadows lizard-mediated predator pathways","title-short":"The effect of chronic seaweed subsidies on herbivory","volume":"172","author":[{"family":"Piovia-Scott","given":"Jonah"},{"family":"Spiller","given":"David A."},{"family":"Takimoto","given":"Gaku"},{"family":"Yang","given":"Louie H."},{"family":"Wright","given":"Amber N."},{"family":"Schoener","given":"Thomas W."}],"issued":{"date-parts":[["2013",8]]}}}],"schema":"https://github.com/citation-style-language/schema/raw/master/csl-citation.json"} </w:instrText>
      </w:r>
      <w:r w:rsidRPr="00DE7698">
        <w:rPr>
          <w:color w:val="000000" w:themeColor="text1"/>
        </w:rPr>
        <w:fldChar w:fldCharType="separate"/>
      </w:r>
      <w:r w:rsidRPr="00DE7698">
        <w:rPr>
          <w:noProof/>
          <w:color w:val="000000" w:themeColor="text1"/>
        </w:rPr>
        <w:t>(Polis et al. 1997, Huxel and McCann 1998, Anderson and Polis 1998, Marczak et al. 2007, Yang et al. 2010, Spiller et al. 2010, Williams and Feagin 2010, Wright et al. 2013, Piovia-Scott et al. 2013)</w:t>
      </w:r>
      <w:r w:rsidRPr="00DE7698">
        <w:rPr>
          <w:color w:val="000000" w:themeColor="text1"/>
        </w:rPr>
        <w:fldChar w:fldCharType="end"/>
      </w:r>
      <w:r w:rsidRPr="00DE7698">
        <w:rPr>
          <w:color w:val="000000" w:themeColor="text1"/>
        </w:rPr>
        <w:t xml:space="preserve">. </w:t>
      </w:r>
      <w:r>
        <w:rPr>
          <w:color w:val="000000" w:themeColor="text1"/>
        </w:rPr>
        <w:t xml:space="preserve">However, Dumping massive amounts of </w:t>
      </w:r>
      <w:r w:rsidRPr="008104A6">
        <w:rPr>
          <w:i/>
          <w:iCs/>
          <w:color w:val="000000" w:themeColor="text1"/>
        </w:rPr>
        <w:t>Sargassum</w:t>
      </w:r>
      <w:r>
        <w:rPr>
          <w:color w:val="000000" w:themeColor="text1"/>
        </w:rPr>
        <w:t xml:space="preserve"> could impact recipient ecosystems via several pathways including 1) nutrient addition </w:t>
      </w:r>
      <w:r w:rsidRPr="00DE7698">
        <w:rPr>
          <w:color w:val="000000" w:themeColor="text1"/>
        </w:rPr>
        <w:fldChar w:fldCharType="begin"/>
      </w:r>
      <w:r w:rsidRPr="00DE7698">
        <w:rPr>
          <w:color w:val="000000" w:themeColor="text1"/>
        </w:rPr>
        <w:instrText xml:space="preserve"> ADDIN ZOTERO_ITEM CSL_CITATION {"citationID":"52gbA48A","properties":{"formattedCitation":"(Spiller et al. 2010, Piovia-Scott et al. 2013)","plainCitation":"(Spiller et al. 2010, Piovia-Scott et al. 2013)","noteIndex":0},"citationItems":[{"id":434,"uris":["http://zotero.org/users/6486635/items/RYJG3JFS"],"itemData":{"id":434,"type":"article-journal","abstract":"The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W."},{"family":"Iwata","given":"Tomoya"}],"issued":{"date-parts":[["2010",5]]}}},{"id":410,"uris":["http://zotero.org/users/6486635/items/PLBGXQ5Q"],"itemData":{"id":410,"type":"article-journal","container-title":"Oecologia","DOI":"10.1007/s00442-012-2560-0","ISSN":"0029-8549, 1432-1939","issue":"4","journalAbbreviation":"Oecologia","language":"en","page":"1129-1135","source":"DOI.org (Crossref)","title":"The effect of chronic seaweed subsidies on herbivory: plant-mediated fertilization pathway overshadows lizard-mediated predator pathways","title-short":"The effect of chronic seaweed subsidies on herbivory","volume":"172","author":[{"family":"Piovia-Scott","given":"Jonah"},{"family":"Spiller","given":"David A."},{"family":"Takimoto","given":"Gaku"},{"family":"Yang","given":"Louie H."},{"family":"Wright","given":"Amber N."},{"family":"Schoener","given":"Thomas W."}],"issued":{"date-parts":[["2013",8]]}}}],"schema":"https://github.com/citation-style-language/schema/raw/master/csl-citation.json"} </w:instrText>
      </w:r>
      <w:r w:rsidRPr="00DE7698">
        <w:rPr>
          <w:color w:val="000000" w:themeColor="text1"/>
        </w:rPr>
        <w:fldChar w:fldCharType="separate"/>
      </w:r>
      <w:r w:rsidRPr="00DE7698">
        <w:rPr>
          <w:noProof/>
          <w:color w:val="000000" w:themeColor="text1"/>
        </w:rPr>
        <w:t>(Spiller et al. 2010, Piovia-Scott et al. 2013)</w:t>
      </w:r>
      <w:r w:rsidRPr="00DE7698">
        <w:rPr>
          <w:color w:val="000000" w:themeColor="text1"/>
        </w:rPr>
        <w:fldChar w:fldCharType="end"/>
      </w:r>
      <w:r>
        <w:rPr>
          <w:color w:val="000000" w:themeColor="text1"/>
        </w:rPr>
        <w:t xml:space="preserve">, 2) toxin release (e.g., </w:t>
      </w:r>
      <w:r w:rsidRPr="008104A6">
        <w:rPr>
          <w:i/>
          <w:iCs/>
          <w:color w:val="000000" w:themeColor="text1"/>
        </w:rPr>
        <w:t>Sargassum</w:t>
      </w:r>
      <w:r>
        <w:rPr>
          <w:color w:val="000000" w:themeColor="text1"/>
        </w:rPr>
        <w:t xml:space="preserve"> contains high levels of inorganic Arsenic, </w:t>
      </w:r>
      <w:r>
        <w:rPr>
          <w:color w:val="000000" w:themeColor="text1"/>
        </w:rPr>
        <w:fldChar w:fldCharType="begin"/>
      </w:r>
      <w:r>
        <w:rPr>
          <w:color w:val="000000" w:themeColor="text1"/>
        </w:rPr>
        <w:instrText xml:space="preserve"> ADDIN ZOTERO_ITEM CSL_CITATION {"citationID":"8GjZ8BzU","properties":{"formattedCitation":"(Rodr\\uc0\\u237{}guez-Mart\\uc0\\u237{}nez et al. 2020)","plainCitation":"(Rodríguez-Martínez et al. 2020)","noteIndex":0},"citationItems":[{"id":1245,"uris":["http://zotero.org/users/6486635/items/JN9M9JBL"],"itemData":{"id":1245,"type":"article-journal","abstract":"The massive influx of pelagic Sargassum spp. (sargasso) into the Mexican Caribbean Sea has caused major deterioration of the coastal environment and has affected the tourism industry as well as livelihoods since 2015. Species of Sargassum have high capacity to absorb metals; thus, leachates of sargasso may contribute to contamination by potentially toxic metals when they drain into the sea and into the groundwater when dumped in inadequate land deposits. Valorization of sargasso would contribute to sustainable management; therefore, knowledge on potentially toxic metal content is necessary to define possible uses of the algae. We present concentrations of 28 elements measured using a non-destructive X-ray fluorescence analyzer (XRF) in 63 samples of sargasso collected between August 2018 and June 2019 from eight localities along </w:instrText>
      </w:r>
      <w:r>
        <w:rPr>
          <w:rFonts w:ascii="Cambria Math" w:hAnsi="Cambria Math" w:cs="Cambria Math"/>
          <w:color w:val="000000" w:themeColor="text1"/>
        </w:rPr>
        <w:instrText>∼</w:instrText>
      </w:r>
      <w:r>
        <w:rPr>
          <w:color w:val="000000" w:themeColor="text1"/>
        </w:rPr>
        <w:instrText xml:space="preserve">370 km long coastline of the Mexican Caribbean Sea. The sargasso tissues contained detectable concentrations of Al, As, Ca, Cl, Cu, Fe, K, Mg, Mn, Mo, P, Pb, Rb, S, Si, Sr, Th, U, V, and Zn. The element concentration in sargasso varied on spatial and temporal scales, which likely depended on the previous trajectory of the pelagic masses, and whether these had (or had not) passed through contaminated areas. Total arsenic concentration varied between 24–172 ppm DW, exceeding the maximum limit for seaweed intended as animal fooder (40 ppm DW) in 86% of the samples. For valorization, we recommend analyses of metal contents as a mandatory practice or avoiding uses for nutritional purposes. The high arsenic content is also of concern for environmental contamination of the sea and aquifer.","container-title":"PeerJ","DOI":"10.7717/peerj.8667","ISSN":"2167-8359","language":"en","page":"e8667","source":"DOI.org (Crossref)","title":"Element concentrations in pelagic &lt;i&gt;Sargassum&lt;/i&gt; along the Mexican Caribbean coast in 2018-2019","volume":"8","author":[{"family":"Rodríguez-Martínez","given":"Rosa E."},{"family":"Roy","given":"Priyadarsi D."},{"family":"Torrescano-Valle","given":"Nuria"},{"family":"Cabanillas-Terán","given":"Nancy"},{"family":"Carrillo-Domínguez","given":"Silvia"},{"family":"Collado-Vides","given":"Ligia"},{"family":"García-Sánchez","given":"Marta"},{"family":"Tussenbroek","given":"Brigitta I.","non-dropping-particle":"van"}],"issued":{"date-parts":[["2020",2,26]]}}}],"schema":"https://github.com/citation-style-language/schema/raw/master/csl-citation.json"} </w:instrText>
      </w:r>
      <w:r>
        <w:rPr>
          <w:color w:val="000000" w:themeColor="text1"/>
        </w:rPr>
        <w:fldChar w:fldCharType="separate"/>
      </w:r>
      <w:r w:rsidRPr="00416160">
        <w:rPr>
          <w:color w:val="000000"/>
        </w:rPr>
        <w:t>(Rodríguez-Martínez et al. 2020)</w:t>
      </w:r>
      <w:r>
        <w:rPr>
          <w:color w:val="000000" w:themeColor="text1"/>
        </w:rPr>
        <w:fldChar w:fldCharType="end"/>
      </w:r>
      <w:r>
        <w:rPr>
          <w:color w:val="000000" w:themeColor="text1"/>
        </w:rPr>
        <w:t xml:space="preserve">), and 3) food provisioning for detritivores </w:t>
      </w:r>
      <w:r w:rsidRPr="00DE7698">
        <w:rPr>
          <w:color w:val="000000" w:themeColor="text1"/>
        </w:rPr>
        <w:fldChar w:fldCharType="begin"/>
      </w:r>
      <w:r w:rsidRPr="00DE7698">
        <w:rPr>
          <w:color w:val="000000" w:themeColor="text1"/>
        </w:rPr>
        <w:instrText xml:space="preserve"> ADDIN ZOTERO_ITEM CSL_CITATION {"citationID":"LXQ1bhb3","properties":{"formattedCitation":"(Spiller et al. 2010, Piovia-Scott et al. 2011, Wright et al. 2013, Kenny et al. 2017)","plainCitation":"(Spiller et al. 2010, Piovia-Scott et al. 2011, Wright et al. 2013, Kenny et al. 2017)","noteIndex":0},"citationItems":[{"id":434,"uris":["http://zotero.org/users/6486635/items/RYJG3JFS"],"itemData":{"id":434,"type":"article-journal","abstract":"The effect of resource subsidies on recipient food webs has received much recent attention. The purpose of this study was to measure the effects of signiﬁcant seasonal seaweed deposition events, caused by hurricanes and other storms, on species inhabiting subtropical islands. The seaweed represents a pulsed resource subsidy that is consumed by amphipods and ﬂies, which are eaten by lizards and predatory arthropods, which in turn consume terrestrial herbivores. Additionally, seaweed decomposes directly into the soil under plants. We added seaweed to six shoreline plots and removed seaweed from six other plots for three months; all plots were repeatedly monitored for 12 months after the initial manipulation. Lizard density (Anolis sagrei ) responded rapidly, and the overall average was 63% higher in subsidized than in removal plots. Stable-isotope analysis revealed a shift in lizard diet composition toward more marine-based prey in subsidized plots. Leaf damage was 70% higher in subsidized than in removal plots after eight months, but subsequent damage was about the same in the two treatments. Foliage growth rate was 70% higher in subsidized plots after 12 months. Results of a complementary study on the relationship between natural variation in marine subsidies and island food web components were consistent with the experimental results. We suggest two causal pathways for the effects of marine subsidies on terrestrial plants: (1) the ‘‘fertilization effect’’ in which seaweed adds nutrients to plants, increasing their growth rate, and (2) the ‘‘predator diet shift effect’’ in which lizards shift from eating local prey (including terrestrial herbivores) to eating mostly marine detritivores.","container-title":"Ecology","DOI":"10.1890/09-0715.1","ISSN":"0012-9658","issue":"5","journalAbbreviation":"Ecology","language":"en","page":"1424-1434","source":"DOI.org (Crossref)","title":"Marine subsidies have multiple effects on coastal food webs","volume":"91","author":[{"family":"Spiller","given":"David A."},{"family":"Piovia-Scott","given":"Jonah"},{"family":"Wright","given":"Amber N."},{"family":"Yang","given":"Louie H."},{"family":"Takimoto","given":"Gaku"},{"family":"Schoener","given":"Thomas W."},{"family":"Iwata","given":"Tomoya"}],"issued":{"date-parts":[["2010",5]]}}},{"id":143,"uris":["http://zotero.org/users/6486635/items/QJ75LMA7"],"itemData":{"id":143,"type":"article-journal","abstract":"In a simple island ecosystem, a rare pulse of resource input alters the interaction between predator species.\n          , \n            The effect of environmental change on ecosystems is mediated by species interactions. Environmental change may remove or add species and shift life-history events, altering which species interact at a given time. However, environmental change may also reconfigure multispecies interactions when both species composition and phenology remain intact. In a Caribbean island system, a major manifestation of environmental change is seaweed deposition, which has been linked to eutrophication, overfishing, and hurricanes. Here, we show in a whole-island field experiment that without seaweed two predators—lizards and ants—had a substantially greater-than-additive effect on herbivory. When seaweed was added to mimic deposition by hurricanes, no interactive predator effect occurred. Thus environmental change can substantially restructure food-web interactions, complicating efforts to predict anthropogenic changes in ecosystem processes.","container-title":"Science","DOI":"10.1126/science.1200282","ISSN":"0036-8075, 1095-9203","issue":"6016","journalAbbreviation":"Science","language":"en","page":"461-463","source":"DOI.org (Crossref)","title":"Effects of experimental seaweed deposition on lizard and ant predation in an island food web","volume":"331","author":[{"family":"Piovia-Scott","given":"Jonah"},{"family":"Spiller","given":"David A."},{"family":"Schoener","given":"Thomas W."}],"issued":{"date-parts":[["2011",1,28]]}}},{"id":433,"uris":["http://zotero.org/users/6486635/items/WAK3QJEL"],"itemData":{"id":433,"type":"article-journal","container-title":"Oikos","DOI":"10.1111/j.1600-0706.2013.00379.x","ISSN":"00301299","journalAbbreviation":"Oikos","language":"en","page":"no-no","source":"DOI.org (Crossref)","title":"Pulses of marine subsidies amplify reproductive potential of lizards by increasing individual growth rate","author":[{"family":"Wright","given":"Amber N."},{"family":"Piovia-Scott","given":"Jonah"},{"family":"Spiller","given":"David A."},{"family":"Takimoto","given":"Gaku"},{"family":"Yang","given":"Louie H."},{"family":"Schoener","given":"Thomas W."}],"issued":{"date-parts":[["2013",3]]}}},{"id":437,"uris":["http://zotero.org/users/6486635/items/HTSMFMAH"],"itemData":{"id":437,"type":"article-journal","abstract":"Resource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Pr="00DE7698">
        <w:rPr>
          <w:color w:val="000000" w:themeColor="text1"/>
        </w:rPr>
        <w:fldChar w:fldCharType="separate"/>
      </w:r>
      <w:r w:rsidRPr="00DE7698">
        <w:rPr>
          <w:noProof/>
          <w:color w:val="000000" w:themeColor="text1"/>
        </w:rPr>
        <w:t>(Spiller et al. 2010, Piovia-Scott et al. 2011, Wright et al. 2013, Kenny et al. 2017)</w:t>
      </w:r>
      <w:r w:rsidRPr="00DE7698">
        <w:rPr>
          <w:color w:val="000000" w:themeColor="text1"/>
        </w:rPr>
        <w:fldChar w:fldCharType="end"/>
      </w:r>
      <w:r>
        <w:rPr>
          <w:color w:val="000000" w:themeColor="text1"/>
        </w:rPr>
        <w:t xml:space="preserve">. Unfortunately, the impacts of this large-scale “experiment” are largely uncertain for at least two reasons. First, the capacity of local communities that have historically received smaller amounts of </w:t>
      </w:r>
      <w:r w:rsidRPr="00416160">
        <w:rPr>
          <w:i/>
          <w:iCs/>
          <w:color w:val="000000" w:themeColor="text1"/>
        </w:rPr>
        <w:t>Sargassum</w:t>
      </w:r>
      <w:r>
        <w:rPr>
          <w:color w:val="000000" w:themeColor="text1"/>
        </w:rPr>
        <w:t xml:space="preserve"> (e.g., beach dune communities) to keep pace and decompose and incorporate this material is unlikely given the sheer volume of material needing processing. Second, </w:t>
      </w:r>
      <w:r w:rsidRPr="008104A6">
        <w:rPr>
          <w:i/>
          <w:iCs/>
          <w:color w:val="000000" w:themeColor="text1"/>
        </w:rPr>
        <w:t>Sargassum</w:t>
      </w:r>
      <w:r>
        <w:rPr>
          <w:color w:val="000000" w:themeColor="text1"/>
        </w:rPr>
        <w:t xml:space="preserve"> is being dumped into some habitats that are completely naïve to seaweed subsidies (e.g., forests).</w:t>
      </w:r>
    </w:p>
    <w:p w14:paraId="0062EB25" w14:textId="42C102EC" w:rsidR="008104A6" w:rsidRPr="00DE7698" w:rsidRDefault="008104A6" w:rsidP="008104A6">
      <w:pPr>
        <w:spacing w:line="480" w:lineRule="auto"/>
        <w:ind w:firstLine="720"/>
        <w:jc w:val="both"/>
        <w:textAlignment w:val="baseline"/>
        <w:rPr>
          <w:color w:val="000000" w:themeColor="text1"/>
        </w:rPr>
      </w:pPr>
      <w:commentRangeStart w:id="3"/>
      <w:r w:rsidRPr="00DE7698">
        <w:rPr>
          <w:color w:val="000000" w:themeColor="text1"/>
        </w:rPr>
        <w:t>Ecological theory suggests that local adaptation through coevolution would result in faster decomposition of litter on its own soil over foreign soil, termed ‘</w:t>
      </w:r>
      <w:r w:rsidRPr="00DE7698">
        <w:rPr>
          <w:i/>
          <w:iCs/>
          <w:color w:val="000000" w:themeColor="text1"/>
        </w:rPr>
        <w:t>the home field advantage’</w:t>
      </w:r>
      <w:r w:rsidRPr="00DE7698">
        <w:rPr>
          <w:color w:val="000000" w:themeColor="text1"/>
        </w:rPr>
        <w:t xml:space="preserve"> </w:t>
      </w:r>
      <w:r w:rsidRPr="00DE7698">
        <w:rPr>
          <w:color w:val="000000" w:themeColor="text1"/>
        </w:rPr>
        <w:fldChar w:fldCharType="begin"/>
      </w:r>
      <w:r w:rsidRPr="00DE7698">
        <w:rPr>
          <w:color w:val="000000" w:themeColor="text1"/>
        </w:rPr>
        <w:instrText xml:space="preserve"> ADDIN ZOTERO_ITEM CSL_CITATION {"citationID":"LvoFUBt3","properties":{"formattedCitation":"(Bocock et al. 1960, Gholz et al. 2000, Pugnaire et al. 2023)","plainCitation":"(Bocock et al. 1960, Gholz et al. 2000, Pugnaire et al. 2023)","noteIndex":0},"citationItems":[{"id":1433,"uris":["http://zotero.org/users/6486635/items/6GRACSXM"],"itemData":{"id":1433,"type":"article-journal","abstract":"The dry-weight losses of samples of oak and ash litter, enclosed in nylon hairnets and placed on two sites with contrasting humus forms, a mull and a moder, have been followed for a period of 14 months. Sub-samples of the same oak litter disappear at similar rates on the two sites. Sub-samples of the same ash litter disappear at different rates on the two sites, but always more quickly than oak litter. On the mull site the loss of whole ash leaflets as well as fragments of leaflets is considerable whereas oak leaves on both sites and ash leaflets on the moder site disappear mainly as small fragments. For both oak and ash litter the results from the mull site are more variable than those from the moder site, suggesting that there are differences in the heterotrophic activity on the two sites.","container-title":"Journal of Soil Science","DOI":"10.1111/j.1365-2389.1960.tb02196.x","ISSN":"0022-4588","issue":"1","journalAbbreviation":"Journal of Soil Science","language":"en","page":"1-9","source":"DOI.org (Crossref)","title":"CHANGES IN LEAF LITTER WHEN PLACED ON THE SURFACE OF SOILS WITH CONTRASTING HUMUS TYPES: I. LOSSES IN DRY WEIGHT OF OAK AND ASH LEAF LITTER*","title-short":"CHANGES IN LEAF LITTER WHEN PLACED ON THE SURFACE OF SOILS WITH CONTRASTING HUMUS TYPES","volume":"11","author":[{"family":"Bocock","given":"K. L."},{"family":"Gilbert","given":"O."},{"family":"Capstick","given":"C. K."},{"family":"Twinn","given":"D. C."},{"family":"Waid","given":"J.S."},{"family":"Woodman","given":"M. J."}],"issued":{"date-parts":[["1960",3]]}}},{"id":1437,"uris":["http://zotero.org/users/6486635/items/PZFDDQ2Q"],"itemData":{"id":1437,"type":"article-journal","abstract":"We analysed data on mass loss after ®ve years of decomposition in the ®eld from both ®ne root and leaf litters from two highly contrasting trees, Drypetes glauca, a tropical hardwood tree from Puerto Rico, and pine species from North America as part of the Long-Term Intersite Decomposition Experiment (LIDET). LIDET is a reciprocal litterbag study involving the transplanting of litter from 27 species across 28 sites in North and Central America re¯ecting a wide variety of natural and managed ecosystems and climates, from Arctic tundra to tropical rainforest. After 5 years, estimated k-values ranged from 0.032 to 3.734, lengths of Phase I (to 20% mass remaining) from 0.49 to 47.92 years, and fractional mass remaining from 0 to 0.81. Pine litter decomposed more slowly than Drypetes litter, supporting the notion of strong control of substrate quality over decomposition rates. Climate exerted strong and consistent effects on decomposition. Neither mean annual temperature or precipitation alone explained the global pattern of decomposition; variables including both moisture availability and temperature (i.e. actual evapotranspiration and DEFAC from the CENTURY model) were generally more robust than single variables. Across the LIDETrange, decomposition of ®ne roots exhibited a Q10 of 2 and was more predictable than that of leaves, which had a higher Q10 and greater variability. Roots generally decomposed more slowly than leaves, regardless of genus, but the ratio of above- to belowground decomposition rates differed sharply across ecosystem types. Finally, Drypetes litter decomposed much more rapidly than pine litter in `broadleaved habitats' than in `conifer habitats', evidence for a `home-®eld advantage' for this litter. These results collectively suggest that relatively simple models can predict decomposition based on litter quality and regional climate, but that ecosystem-speci®c problems may add complications.","container-title":"Global Change Biology","DOI":"10.1046/j.1365-2486.2000.00349.x","ISSN":"1354-1013, 1365-2486","issue":"7","journalAbbreviation":"Global Change Biology","language":"en","page":"751-765","source":"DOI.org (Crossref)","title":"Long‐term dynamics of pine and hardwood litter in contrasting environments: toward a global model of decomposition","title-short":"Long‐term dynamics of pine and hardwood litter in contrasting environments","volume":"6","author":[{"family":"Gholz","given":"Henry L."},{"family":"Wedin","given":"David A."},{"family":"Smitherman","given":"Stephen M."},{"family":"Harmon","given":"Mark E."},{"family":"Parton","given":"William J."}],"issued":{"date-parts":[["2000",10]]}}},{"id":1439,"uris":["http://zotero.org/users/6486635/items/QQQ9HK4F"],"itemData":{"id":1439,"type":"article-journal","abstract":"Climate change and associated environmental alterations affect plant communities, potentially decoupling links between plants and their associated soil microbial communities. This may in turn affect processes like litter decomposition, an important function that controls nutrient and carbon cycling as well as many other ecosystem processes. Microbial decomposers have been proposed to specialize, being able to easier decompose litter from its ‘home’ community than litter from other communities, in what is termed the home field advantage (HFA) hypothesis. We report a litter decomposition experiment including four alpine meadow communities spread along a geographical gradient that ranged from the Atlas in Morocco to the Iberian Peninsula to the Swiss Alps. We tested whether litter decomposition rate would differ depending on litter and soil origin, expecting interactions between litter and soil microbial communities to be at the core of responses. We expected to find HFA in all four alpine communities. HFA ranged from very negative to neutral to positive along our geographical gradient, in a variation that could be attributed to the interaction of microbial communities with soil and plant traits, and linked to the relative abundance of microbial groups performing specific functions. Litter decomposition depended on litter quality and on the fungal community, which seemed adapted to deal with poor-quality, recalcitrant litter, leading to HFA. Climate plays a role as well, indirectly through plant community composition. Phyllosphere communities competed with soil communities when in interaction, a fact that may have blurred results of some previous HFA experiments. In summary, there is a clear HFA in systems with low-quality litter that requires a specialised fungal community to maximize decomposition. By contrast, high-quality, easy to decompose litter would be dealt with by any decomposer community, not showing evidence of HFA.","container-title":"Soil Biology and Biochemistry","DOI":"10.1016/j.soilbio.2023.109069","ISSN":"00380717","journalAbbreviation":"Soil Biology and Biochemistry","language":"en","page":"109069","source":"DOI.org (Crossref)","title":"Home-field advantage effects in litter decomposition is largely linked to litter quality","volume":"184","author":[{"family":"Pugnaire","given":"Francisco I."},{"family":"Aares","given":"Karoline H."},{"family":"Alifriqui","given":"Mohamed"},{"family":"Bråthen","given":"Kari Anne"},{"family":"Kindler","given":"Christian"},{"family":"Schöb","given":"Christian"},{"family":"Manrique","given":"Esteban"}],"issued":{"date-parts":[["2023",9]]}}}],"schema":"https://github.com/citation-style-language/schema/raw/master/csl-citation.json"} </w:instrText>
      </w:r>
      <w:r w:rsidRPr="00DE7698">
        <w:rPr>
          <w:color w:val="000000" w:themeColor="text1"/>
        </w:rPr>
        <w:fldChar w:fldCharType="separate"/>
      </w:r>
      <w:r w:rsidRPr="00DE7698">
        <w:rPr>
          <w:noProof/>
          <w:color w:val="000000" w:themeColor="text1"/>
        </w:rPr>
        <w:t>(Bocock et al. 1960, Gholz et al. 2000, Pugnaire et al. 2023)</w:t>
      </w:r>
      <w:r w:rsidRPr="00DE7698">
        <w:rPr>
          <w:color w:val="000000" w:themeColor="text1"/>
        </w:rPr>
        <w:fldChar w:fldCharType="end"/>
      </w:r>
      <w:r w:rsidRPr="00DE7698">
        <w:rPr>
          <w:color w:val="000000" w:themeColor="text1"/>
        </w:rPr>
        <w:t xml:space="preserve">. Thus beach-cast </w:t>
      </w:r>
      <w:r w:rsidRPr="00712981">
        <w:rPr>
          <w:i/>
          <w:iCs/>
          <w:color w:val="000000" w:themeColor="text1"/>
        </w:rPr>
        <w:t>Sargassum</w:t>
      </w:r>
      <w:r>
        <w:rPr>
          <w:color w:val="000000" w:themeColor="text1"/>
        </w:rPr>
        <w:t xml:space="preserve"> </w:t>
      </w:r>
      <w:r w:rsidRPr="00DE7698">
        <w:rPr>
          <w:color w:val="000000" w:themeColor="text1"/>
        </w:rPr>
        <w:t xml:space="preserve"> should decompose more quickly over sand dunes than forest soil. Furthermore, terrestrial predator foraging in beach-cast macroalgae is a common feature in coastal ecosystems </w:t>
      </w:r>
      <w:r w:rsidRPr="00DE7698">
        <w:rPr>
          <w:color w:val="000000" w:themeColor="text1"/>
        </w:rPr>
        <w:fldChar w:fldCharType="begin"/>
      </w:r>
      <w:r w:rsidRPr="00DE7698">
        <w:rPr>
          <w:color w:val="000000" w:themeColor="text1"/>
        </w:rPr>
        <w:instrText xml:space="preserve"> ADDIN ZOTERO_ITEM CSL_CITATION {"citationID":"5kzEAeWX","properties":{"formattedCitation":"(Kirkman and Kendrick 1997, Rose and Polis 1998, Dugan et al. 2003, Colombini and Chelazzi 2003, Kenny et al. 2017)","plainCitation":"(Kirkman and Kendrick 1997, Rose and Polis 1998, Dugan et al. 2003, Colombini and Chelazzi 2003, Kenny et al. 2017)","noteIndex":0},"citationItems":[{"id":1444,"uris":["http://zotero.org/users/6486635/items/EG2GMMMS"],"itemData":{"id":1444,"type":"article-journal","abstract":"This review provides an overview of aspects of the ecology of drifting and beach-cast macroalgae and marine angiosperms in respect to present and potential commercial use of that resource in Australia. It sets the scene with sections on industries that utilise macro-algae and seagrasses, the ecology of littoral and nearshore sublittoral ecosystems and the processes of deposition of beach-cast macro-algae and seagrasses on beaches. It then describes the major economic macro-algae and seagrasses that occur as beach-cast wrack, with an emphasis on known information on habitat distribution, geographical range, and harvesting issues. Gaps in scientiﬁc knowledge are pointed out. The priority areas of future research were found to be:   The importance of beach accumulations of macro-algae and seagrasses on feeding and nesting shorebirds;   Whether available resource allows for ecologically and economically sustainable harvesting;   A survey of present and potential commercial macro-algae and seagrasses: studying biomass, density and annual production rates, interannual variability of recruitment into living stands, the effect of harvesting on trophodynamics and community structure and the stability of the resource base for economically sustainable harvesting;   An assessment of the importance of wrack in recycling nutrients and detritus to nearshore coastal ecosystems at wider geographical scales than previous work. This research should assess the dependence of offshore production on nutrients and detritus that are broken down in beachwracks.","container-title":"Journal of Applied Phycology","issue":"311-326","language":"en","source":"Zotero","title":"Ecological significance and commercial harvesting of drifting and beach-cast macro-algae and seagrasses in Australia: a review","volume":"9","author":[{"family":"Kirkman","given":"Hugh"},{"family":"Kendrick","given":"Gary A"}],"issued":{"date-parts":[["1997"]]}}},{"id":1446,"uris":["http://zotero.org/users/6486635/items/ZFNJMS4Q"],"itemData":{"id":1446,"type":"article-journal","abstract":"We analyzed how the distribution and abundance of a major consumer, the coyote (Canis latrans) is inﬂuenced by the input of food from the sea. In the arid deserts of Baja California, coyote abundance along the shore of the Gulf of California is much higher compared to adjacent inland areas. These high densities are achieved because coastal coyotes are subsidized by the ﬂow of abundant and diverse resources that come directly and indirectly from the ocean. Analysis of scats between coastal and inland sites indicates that the diet breadth of coastal coyotes is expanded (i.e., more food types were eaten) and that much more food is consumed by individuals and populations of coyotes in coastal regions. On average, scat mass at coastal sites is more than double that at inland sites. An average of 47.8% of all items found in coastal scats come directly from the sea. Such allochthonous input facilitates a numerical response: each of our four measures of coyote abundance shows that coyotes are signiﬁcantly more dense along the coast than inland. Coyote populations on the coast are 2.4–13.7 times more dense than in adjacent inland areas that do not receive marine input. We present data from the literature to suggest that the use of marine resources by carnivorous mammals is widespread worldwide.","container-title":"Ecology","DOI":"10.1890/0012-9658(1998)079[0998:TDAAOC]2.0.CO;2","ISSN":"0012-9658","issue":"3","journalAbbreviation":"Ecology","language":"en","page":"998-1007","source":"DOI.org (Crossref)","title":"THE DISTRIBUTION AND ABUNDANCE OF COYOTES: THE EFFECTS OF ALLOCHTHONOUS FOOD SUBSIDIES FROM THE SEA","title-short":"THE DISTRIBUTION AND ABUNDANCE OF COYOTES","volume":"79","author":[{"family":"Rose","given":"Michael D."},{"family":"Polis","given":"Gary A."}],"issued":{"date-parts":[["1998",4]]}}},{"id":11,"uris":["http://zotero.org/users/6486635/items/QRW5JNTS"],"itemData":{"id":11,"type":"article-journal","abstract":"To investigate the inﬂuence of marine macrophyte wrack subsidies on community structure, relationships between community attributes, including species richness, abundance, and biomass of macrofauna and abundance of shorebirds, and a variety of factors, including the standing crop of wrack and beach morphodynamics, were examined on 15 exposed sandy beaches on the southern California coast. The beaches sampled were primarily modally intermediate morphodynamic types, and three were groomed regularly. Species richness, abundance, and biomass of the macrofauna were high compared to values reported for similar beach types in other regions and were not predicted by morphodynamics or other physical factors. Overall species richness and abundance, and the species richness, abundance, and biomass of wrack-associated fauna and selected taxa were signiﬁcantly correlated with the standing crop of macrophyte wrack. Wrack-associated macrofauna, such as amphipods, isopods, and insects, made up an average of &gt;37% of the species on ungroomed beaches and comprised 25% or more of the total abundance on half of those beaches. The abundance of two shorebird species, plovers that forage using visual cues, was positively correlated with the standing crop of wrack and with the abundance of wrack-associated invertebrates. Signiﬁcant diﬀerences in community structure, including depressed species richness, abundance, and biomass of macrofauna, especially for wrack-associated taxa, were associated with beach grooming and provided strong evidence for the bottom-up eﬀects of wrack subsidies. Grooming also reduced the prey available to vertebrate predators, such as shorebirds. Substantial ecological eﬀects of the large-scale disturbance and removal of organic material, food resources, and habitat are associated with beach grooming. These results suggest that macrophyte wrack subsidies strongly inﬂuence macrofaunal community structure, higher trophic levels, and ecological processes on exposed sandy beaches. The supply of macrophyte wrack should be considered as a factor in ecological studies of exposed sandy beaches, particularly where macrophyte production is high.","container-title":"Estuarine, Coastal and Shelf Science","DOI":"10.1016/S0272-7714(03)00045-3","ISSN":"02727714","journalAbbreviation":"Estuarine, Coastal and Shelf Science","language":"en","page":"25-40","source":"DOI.org (Crossref)","title":"The response of macrofauna communities and shorebirds to macrophyte wrack subsidies on exposed sandy beaches of southern California","volume":"58","author":[{"family":"Dugan","given":"Jenifer E"},{"family":"Hubbard","given":"David M"},{"family":"McCrary","given":"Michael D"},{"family":"Pierson","given":"Mark O"}],"issued":{"date-parts":[["2003"]]}}},{"id":1448,"uris":["http://zotero.org/users/6486635/items/465SH6EC"],"itemData":{"id":1448,"type":"chapter","abstract":"This review provides an overview of the importance of beach accumulations of macrophytes and other organic beach-cast material on the ecology of sandy beach ecosystems. It describes the composition of these allochthonous subsidies, their abundance on beaches in relation to seasonal, lunar, tidal and spatial trends, their decomposition and utilisation by bacterial, meio- and macrofaunal communities. The paper then analyses the community structure and the species succession in both macrophyte wrack and carrion and reports the most important ﬁndings on individual wrack-inhabiting species (amphipods, isopods, dipterans). Other aspects, such as feeding and microclimatic preferences of certain species and their interactions in wracks, are also discussed. Links to vertebrate species and other secondary consumers that exploit beach-cast macrophytes and carrion as trophic resource are considered, and the importance of wrack in recycling nutrients to nearshore coastal ecosystems is stressed. The beneﬁcial and detrimental effects of organic beach-cast material on both plants and animals of beach and nearshore communities and on the geomorphology of coastal beach-dune systems are pointed out. Another section is dedicated to human use of beach-cast macrophytes through harvesting of economically important species and of other stranded material through its exploitation for traditional reasons. The effects of harvesting on local faunal communities and on the stability of the dunes is discussed. A ﬁnal section of the paper includes the positive and negative effects of man-made debris on sandy-beach ecosystems and brieﬂy reviews the major ﬁndings.","container-title":"Oceanography and Marine Biology, An Annual Review, Volume 41","edition":"0","ISBN":"978-0-429-21771-5","language":"en","note":"DOI: 10.1201/9780203180570-21","page":"123-127","publisher":"CRC Press","source":"DOI.org (Crossref)","title":"Inﬂuence of marine allochthonous input on sandy beach communities","URL":"https://www.taylorfrancis.com/books/9781134523085/chapters/10.1201/9780203180570-21","editor":[{"family":"Gibson","given":"R. N."},{"family":"Atkinson","given":"R. J. A."}],"author":[{"family":"Colombini","given":"I."},{"family":"Chelazzi","given":"L."}],"accessed":{"date-parts":[["2024",1,16]]},"issued":{"date-parts":[["2003",7,31]]}}},{"id":437,"uris":["http://zotero.org/users/6486635/items/HTSMFMAH"],"itemData":{"id":437,"type":"article-journal","abstract":"Resource pulses are brief periods of unusually high resource abundance. While population and community responses to resource pulses have been relatively well studied, how individual consumers respond to resource pulses has received less attention. Local consumers are often the first to respond to a resource pulse, and the form and timing of individual responses may influence how the effects of the pulse are transmitted throughout the community. Previous studies in Bahamian food webs have shown that detritivores associated with pulses of seaweed wrack provide an alternative prey source for lizards. When seaweed is abundant, lizards (Anolis sagrei) shift to consuming more marine-­derived prey and increase in density, which has important consequences for other components of the food web. We hypothesized that the diet shift requires individuals to alter their habitat use and foraging activity and that such responses may happen very rapidly. In this study, we used recorded video observations to investigate the immediate responses of lizards to an experimental seaweed pulse. We added seaweed to five treatment plots for comparison with five control plots. Immediately after seaweed addition, lizards decreased average perch height and increased movement rate, but these effects persisted for only 2 days. To explore the short-­term nature of the r­esponse, we used our field data to parametrize heuristic Markov chain models of perch height as a function of foraging state. These models suggest a “Synchronized-­satiation Hypothesis,” whereby lizards respond synchronously and feed quickly to satiation in the presence of a subsidy (causing an initial decrease in average perch height) and then r­ eturn to the relative safety of higher perches. We suggest that the immediate responses of individual consumers to resource pulse events can provide insight into the mechanisms by which these consumers ultimately influence community-­level processes.","container-title":"Ecology and Evolution","DOI":"10.1002/ece3.3560","ISSN":"20457758","issue":"24","journalAbbreviation":"Ecol Evol","language":"en","page":"10701-10709","source":"DOI.org (Crossref)","title":"Marine subsidies change short-term foraging activity and habitat utilization of terrestrial lizards","volume":"7","author":[{"family":"Kenny","given":"Heather V."},{"family":"Wright","given":"Amber N."},{"family":"Piovia-Scott","given":"Jonah"},{"family":"Yang","given":"Louie H."},{"family":"Spiller","given":"David A."},{"family":"Schoener","given":"Thomas W."}],"issued":{"date-parts":[["2017",12]]}}}],"schema":"https://github.com/citation-style-language/schema/raw/master/csl-citation.json"} </w:instrText>
      </w:r>
      <w:r w:rsidRPr="00DE7698">
        <w:rPr>
          <w:color w:val="000000" w:themeColor="text1"/>
        </w:rPr>
        <w:fldChar w:fldCharType="separate"/>
      </w:r>
      <w:r w:rsidRPr="00DE7698">
        <w:rPr>
          <w:noProof/>
          <w:color w:val="000000" w:themeColor="text1"/>
        </w:rPr>
        <w:t xml:space="preserve">(Kirkman and </w:t>
      </w:r>
      <w:r w:rsidRPr="00DE7698">
        <w:rPr>
          <w:noProof/>
          <w:color w:val="000000" w:themeColor="text1"/>
        </w:rPr>
        <w:lastRenderedPageBreak/>
        <w:t>Kendrick 1997, Rose and Polis 1998, Dugan et al. 2003, Colombini and Chelazzi 2003, Kenny et al. 2017)</w:t>
      </w:r>
      <w:r w:rsidRPr="00DE7698">
        <w:rPr>
          <w:color w:val="000000" w:themeColor="text1"/>
        </w:rPr>
        <w:fldChar w:fldCharType="end"/>
      </w:r>
      <w:r w:rsidRPr="00DE7698">
        <w:rPr>
          <w:color w:val="000000" w:themeColor="text1"/>
        </w:rPr>
        <w:t xml:space="preserve">, but less is known about terrestrial insect responses to this phenomenon. To our knowledge, this has not been tested with macroalgae deposits in forests. Moreover, previous work with </w:t>
      </w:r>
      <w:r w:rsidRPr="00712981">
        <w:rPr>
          <w:i/>
          <w:iCs/>
          <w:color w:val="000000" w:themeColor="text1"/>
        </w:rPr>
        <w:t>Sargassum</w:t>
      </w:r>
      <w:r w:rsidRPr="00DE7698">
        <w:rPr>
          <w:color w:val="000000" w:themeColor="text1"/>
        </w:rPr>
        <w:t xml:space="preserve"> biomass showed a fertilization effect on plants on shorelines Bahamian islands and there have been efforts to use </w:t>
      </w:r>
      <w:r w:rsidRPr="00712981">
        <w:rPr>
          <w:i/>
          <w:iCs/>
          <w:color w:val="000000" w:themeColor="text1"/>
        </w:rPr>
        <w:t>Sargassum</w:t>
      </w:r>
      <w:r>
        <w:rPr>
          <w:color w:val="000000" w:themeColor="text1"/>
        </w:rPr>
        <w:t xml:space="preserve"> </w:t>
      </w:r>
      <w:r w:rsidRPr="00DE7698">
        <w:rPr>
          <w:color w:val="000000" w:themeColor="text1"/>
        </w:rPr>
        <w:t xml:space="preserve"> as a fertilizer for vascular plants. Yet, the fertilization effect of </w:t>
      </w:r>
      <w:r w:rsidRPr="00245FCA">
        <w:rPr>
          <w:i/>
          <w:iCs/>
          <w:color w:val="000000" w:themeColor="text1"/>
        </w:rPr>
        <w:t>Sargassum</w:t>
      </w:r>
      <w:r w:rsidRPr="00DE7698">
        <w:rPr>
          <w:color w:val="000000" w:themeColor="text1"/>
        </w:rPr>
        <w:t xml:space="preserve"> in forest has not been tested.</w:t>
      </w:r>
      <w:commentRangeEnd w:id="3"/>
      <w:r>
        <w:rPr>
          <w:rStyle w:val="CommentReference"/>
          <w:rFonts w:asciiTheme="minorHAnsi" w:eastAsiaTheme="minorHAnsi" w:hAnsiTheme="minorHAnsi" w:cstheme="minorBidi"/>
          <w:kern w:val="2"/>
          <w14:ligatures w14:val="standardContextual"/>
        </w:rPr>
        <w:commentReference w:id="3"/>
      </w:r>
    </w:p>
    <w:p w14:paraId="6DE3917A" w14:textId="04E5FD0B" w:rsidR="008104A6" w:rsidRPr="00DE7698" w:rsidRDefault="008104A6" w:rsidP="00672546">
      <w:pPr>
        <w:spacing w:line="480" w:lineRule="auto"/>
        <w:ind w:firstLine="720"/>
        <w:jc w:val="both"/>
      </w:pPr>
      <w:r w:rsidRPr="00DE7698">
        <w:rPr>
          <w:color w:val="000000" w:themeColor="text1"/>
        </w:rPr>
        <w:t xml:space="preserve">Here, we used manipulative experiments </w:t>
      </w:r>
      <w:r>
        <w:rPr>
          <w:color w:val="000000" w:themeColor="text1"/>
        </w:rPr>
        <w:t xml:space="preserve">to examine the ecological consequences of dumping large amounts of </w:t>
      </w:r>
      <w:r w:rsidRPr="00712981">
        <w:rPr>
          <w:i/>
          <w:iCs/>
          <w:color w:val="000000" w:themeColor="text1"/>
        </w:rPr>
        <w:t>Sargassum</w:t>
      </w:r>
      <w:r>
        <w:rPr>
          <w:color w:val="000000" w:themeColor="text1"/>
        </w:rPr>
        <w:t xml:space="preserve"> </w:t>
      </w:r>
      <w:r w:rsidR="00245FCA">
        <w:rPr>
          <w:color w:val="000000" w:themeColor="text1"/>
        </w:rPr>
        <w:t xml:space="preserve">biomass </w:t>
      </w:r>
      <w:r>
        <w:rPr>
          <w:color w:val="000000" w:themeColor="text1"/>
        </w:rPr>
        <w:t xml:space="preserve">in habitats currently used as </w:t>
      </w:r>
      <w:r w:rsidRPr="00712981">
        <w:rPr>
          <w:i/>
          <w:iCs/>
          <w:color w:val="000000" w:themeColor="text1"/>
        </w:rPr>
        <w:t>Sargassum</w:t>
      </w:r>
      <w:r>
        <w:rPr>
          <w:color w:val="000000" w:themeColor="text1"/>
        </w:rPr>
        <w:t xml:space="preserve"> dumps</w:t>
      </w:r>
      <w:r w:rsidR="005B6FAA">
        <w:rPr>
          <w:color w:val="000000" w:themeColor="text1"/>
        </w:rPr>
        <w:t xml:space="preserve"> (i.e., Beach and Forest). </w:t>
      </w:r>
      <w:r>
        <w:rPr>
          <w:color w:val="000000" w:themeColor="text1"/>
        </w:rPr>
        <w:t>At both habitats, w</w:t>
      </w:r>
      <w:r w:rsidRPr="00DE7698">
        <w:rPr>
          <w:color w:val="000000" w:themeColor="text1"/>
        </w:rPr>
        <w:t xml:space="preserve">e created </w:t>
      </w:r>
      <w:r>
        <w:rPr>
          <w:color w:val="000000" w:themeColor="text1"/>
        </w:rPr>
        <w:t xml:space="preserve">realistic piles of </w:t>
      </w:r>
      <w:r w:rsidRPr="00A507F0">
        <w:rPr>
          <w:i/>
          <w:iCs/>
          <w:color w:val="000000" w:themeColor="text1"/>
        </w:rPr>
        <w:t>Sargassum</w:t>
      </w:r>
      <w:r>
        <w:rPr>
          <w:color w:val="000000" w:themeColor="text1"/>
        </w:rPr>
        <w:t xml:space="preserve"> </w:t>
      </w:r>
      <w:r w:rsidRPr="00DE7698">
        <w:rPr>
          <w:color w:val="000000" w:themeColor="text1"/>
        </w:rPr>
        <w:t>with paired, unmanipulated controls</w:t>
      </w:r>
      <w:r>
        <w:rPr>
          <w:color w:val="000000" w:themeColor="text1"/>
        </w:rPr>
        <w:t>,</w:t>
      </w:r>
      <w:r w:rsidRPr="00DE7698">
        <w:rPr>
          <w:color w:val="000000" w:themeColor="text1"/>
        </w:rPr>
        <w:t xml:space="preserve"> and surveyed </w:t>
      </w:r>
      <w:r>
        <w:rPr>
          <w:color w:val="000000" w:themeColor="text1"/>
        </w:rPr>
        <w:t>plots</w:t>
      </w:r>
      <w:r w:rsidRPr="00DE7698">
        <w:rPr>
          <w:color w:val="000000" w:themeColor="text1"/>
        </w:rPr>
        <w:t xml:space="preserve"> </w:t>
      </w:r>
      <w:r>
        <w:rPr>
          <w:color w:val="000000" w:themeColor="text1"/>
        </w:rPr>
        <w:t>quarterly for one year</w:t>
      </w:r>
      <w:r w:rsidRPr="00DE7698">
        <w:rPr>
          <w:color w:val="000000" w:themeColor="text1"/>
        </w:rPr>
        <w:t xml:space="preserve">. We estimated </w:t>
      </w:r>
      <w:r>
        <w:rPr>
          <w:color w:val="000000" w:themeColor="text1"/>
        </w:rPr>
        <w:t xml:space="preserve">pile decomposition by estimating pile volume and by measuring mass change of smaller amounts of </w:t>
      </w:r>
      <w:r w:rsidRPr="00260C83">
        <w:rPr>
          <w:i/>
          <w:iCs/>
          <w:color w:val="000000" w:themeColor="text1"/>
        </w:rPr>
        <w:t>Sargassum</w:t>
      </w:r>
      <w:r>
        <w:rPr>
          <w:color w:val="000000" w:themeColor="text1"/>
        </w:rPr>
        <w:t xml:space="preserve"> in mesh bags with different accessibility to microbes and arthropods. We surveyed soil respiration and soil ammonium</w:t>
      </w:r>
      <w:r w:rsidR="00245FCA">
        <w:rPr>
          <w:color w:val="000000" w:themeColor="text1"/>
        </w:rPr>
        <w:t xml:space="preserve">, nitrate, and dissolved organic carbon </w:t>
      </w:r>
      <w:r>
        <w:rPr>
          <w:color w:val="000000" w:themeColor="text1"/>
        </w:rPr>
        <w:t xml:space="preserve">levels. To study </w:t>
      </w:r>
      <w:r w:rsidRPr="00260C83">
        <w:rPr>
          <w:i/>
          <w:iCs/>
          <w:color w:val="000000" w:themeColor="text1"/>
        </w:rPr>
        <w:t>Sargassum</w:t>
      </w:r>
      <w:r>
        <w:rPr>
          <w:color w:val="000000" w:themeColor="text1"/>
        </w:rPr>
        <w:t xml:space="preserve"> impacts on the plant community, we surveyed vegetation on plots and adjacent to plots. </w:t>
      </w:r>
      <w:r w:rsidRPr="00DE7698">
        <w:rPr>
          <w:color w:val="000000"/>
        </w:rPr>
        <w:t xml:space="preserve">To </w:t>
      </w:r>
      <w:r>
        <w:rPr>
          <w:color w:val="000000"/>
        </w:rPr>
        <w:t xml:space="preserve">measure the impact of </w:t>
      </w:r>
      <w:r w:rsidRPr="00245FCA">
        <w:rPr>
          <w:i/>
          <w:iCs/>
          <w:color w:val="000000"/>
        </w:rPr>
        <w:t>Sargassum</w:t>
      </w:r>
      <w:r>
        <w:rPr>
          <w:color w:val="000000"/>
        </w:rPr>
        <w:t xml:space="preserve"> on the arthropod community, we used pitfall traps and sticky traps to survey crawling and flying arthropods, respectively.</w:t>
      </w:r>
    </w:p>
    <w:p w14:paraId="4B8C8D5C" w14:textId="77777777" w:rsidR="008104A6" w:rsidRDefault="008104A6" w:rsidP="008104A6">
      <w:pPr>
        <w:spacing w:line="480" w:lineRule="auto"/>
        <w:rPr>
          <w:b/>
          <w:bCs/>
        </w:rPr>
      </w:pPr>
    </w:p>
    <w:p w14:paraId="6C038403" w14:textId="1CD2517B" w:rsidR="00810213" w:rsidRPr="00FA42BD" w:rsidRDefault="00810213" w:rsidP="008104A6">
      <w:pPr>
        <w:spacing w:line="480" w:lineRule="auto"/>
        <w:rPr>
          <w:b/>
          <w:bCs/>
        </w:rPr>
      </w:pPr>
      <w:r w:rsidRPr="00FA42BD">
        <w:rPr>
          <w:b/>
          <w:bCs/>
        </w:rPr>
        <w:t xml:space="preserve">Methods </w:t>
      </w:r>
    </w:p>
    <w:p w14:paraId="43E1B8E4" w14:textId="48E481F1" w:rsidR="00601E59" w:rsidRPr="00A97C95" w:rsidRDefault="001921F9" w:rsidP="008104A6">
      <w:pPr>
        <w:spacing w:line="480" w:lineRule="auto"/>
        <w:ind w:firstLine="720"/>
        <w:jc w:val="both"/>
        <w:rPr>
          <w:color w:val="000000"/>
        </w:rPr>
      </w:pPr>
      <w:r>
        <w:rPr>
          <w:color w:val="000000"/>
        </w:rPr>
        <w:t>Between</w:t>
      </w:r>
      <w:r w:rsidR="00601E59">
        <w:rPr>
          <w:color w:val="000000"/>
        </w:rPr>
        <w:t xml:space="preserve"> July</w:t>
      </w:r>
      <w:r>
        <w:rPr>
          <w:color w:val="000000"/>
        </w:rPr>
        <w:t xml:space="preserve"> 23 and August</w:t>
      </w:r>
      <w:r w:rsidR="00601E59">
        <w:rPr>
          <w:color w:val="000000"/>
        </w:rPr>
        <w:t xml:space="preserve"> 2022</w:t>
      </w:r>
      <w:r>
        <w:rPr>
          <w:color w:val="000000"/>
        </w:rPr>
        <w:t xml:space="preserve"> (hereafter, August 2022)</w:t>
      </w:r>
      <w:r w:rsidR="00601E59">
        <w:rPr>
          <w:color w:val="000000"/>
        </w:rPr>
        <w:t>, w</w:t>
      </w:r>
      <w:r w:rsidR="00601E59" w:rsidRPr="002A5FAA">
        <w:rPr>
          <w:color w:val="000000"/>
        </w:rPr>
        <w:t>e</w:t>
      </w:r>
      <w:r w:rsidR="005B6FAA">
        <w:rPr>
          <w:color w:val="000000"/>
        </w:rPr>
        <w:t xml:space="preserve"> created</w:t>
      </w:r>
      <w:r w:rsidR="008F61D7">
        <w:rPr>
          <w:color w:val="000000"/>
        </w:rPr>
        <w:t xml:space="preserve"> </w:t>
      </w:r>
      <w:r w:rsidR="00601E59" w:rsidRPr="00F06694">
        <w:rPr>
          <w:i/>
          <w:iCs/>
          <w:color w:val="000000"/>
        </w:rPr>
        <w:t>Sargassum</w:t>
      </w:r>
      <w:r w:rsidR="00601E59">
        <w:rPr>
          <w:color w:val="000000"/>
        </w:rPr>
        <w:t xml:space="preserve"> </w:t>
      </w:r>
      <w:r w:rsidR="005B6FAA">
        <w:rPr>
          <w:color w:val="000000" w:themeColor="text1"/>
        </w:rPr>
        <w:t>(4.28 m</w:t>
      </w:r>
      <w:r w:rsidR="005B6FAA" w:rsidRPr="00672546">
        <w:rPr>
          <w:color w:val="000000" w:themeColor="text1"/>
          <w:vertAlign w:val="superscript"/>
        </w:rPr>
        <w:t>3</w:t>
      </w:r>
      <w:r w:rsidR="005B6FAA">
        <w:rPr>
          <w:color w:val="000000" w:themeColor="text1"/>
        </w:rPr>
        <w:t>)</w:t>
      </w:r>
      <w:r w:rsidR="005B6FAA" w:rsidRPr="00DE7698">
        <w:rPr>
          <w:color w:val="000000" w:themeColor="text1"/>
        </w:rPr>
        <w:t xml:space="preserve"> </w:t>
      </w:r>
      <w:r w:rsidR="005B6FAA">
        <w:rPr>
          <w:color w:val="000000" w:themeColor="text1"/>
        </w:rPr>
        <w:t xml:space="preserve">piles </w:t>
      </w:r>
      <w:r w:rsidR="00601E59">
        <w:rPr>
          <w:color w:val="000000"/>
        </w:rPr>
        <w:t xml:space="preserve">in a beach and forest habitat in Puerto Morelos, Quintana Roo, Mexico. </w:t>
      </w:r>
      <w:r w:rsidR="00004B97">
        <w:rPr>
          <w:color w:val="000000"/>
        </w:rPr>
        <w:t xml:space="preserve">These habitats are commonly targeted as dumping </w:t>
      </w:r>
      <w:r w:rsidR="002B2A42">
        <w:rPr>
          <w:color w:val="000000"/>
        </w:rPr>
        <w:t xml:space="preserve">sites </w:t>
      </w:r>
      <w:r w:rsidR="005B6FAA">
        <w:rPr>
          <w:color w:val="000000"/>
        </w:rPr>
        <w:t>and</w:t>
      </w:r>
      <w:r w:rsidR="00B97B3D">
        <w:rPr>
          <w:color w:val="000000"/>
        </w:rPr>
        <w:t xml:space="preserve"> </w:t>
      </w:r>
      <w:r w:rsidR="00B97B3D">
        <w:t>t</w:t>
      </w:r>
      <w:r w:rsidR="00B97B3D" w:rsidRPr="00FA42BD">
        <w:t xml:space="preserve">his region </w:t>
      </w:r>
      <w:r w:rsidR="00B97B3D">
        <w:t>has been greatly</w:t>
      </w:r>
      <w:r w:rsidR="00B97B3D" w:rsidRPr="00FA42BD">
        <w:t xml:space="preserve"> impacted by </w:t>
      </w:r>
      <w:r w:rsidR="008F61D7">
        <w:t>increased deposition of</w:t>
      </w:r>
      <w:r w:rsidR="00B97B3D" w:rsidRPr="00FA42BD">
        <w:t xml:space="preserve"> </w:t>
      </w:r>
      <w:r w:rsidR="00B97B3D" w:rsidRPr="008104A6">
        <w:rPr>
          <w:i/>
          <w:iCs/>
        </w:rPr>
        <w:t>Sargassum</w:t>
      </w:r>
      <w:r w:rsidR="00B97B3D" w:rsidRPr="00FA42BD">
        <w:t xml:space="preserve"> </w:t>
      </w:r>
      <w:r w:rsidR="008F61D7">
        <w:t xml:space="preserve">onto beaches </w:t>
      </w:r>
      <w:r w:rsidR="00B97B3D" w:rsidRPr="00FA42BD">
        <w:t>since 20</w:t>
      </w:r>
      <w:r w:rsidR="00F06694">
        <w:t>11</w:t>
      </w:r>
      <w:r w:rsidR="005B6FAA">
        <w:t xml:space="preserve"> </w:t>
      </w:r>
      <w:r w:rsidR="00B97B3D" w:rsidRPr="00FA42BD">
        <w:fldChar w:fldCharType="begin"/>
      </w:r>
      <w:r w:rsidR="00F06694">
        <w:instrText xml:space="preserve"> ADDIN ZOTERO_ITEM CSL_CITATION {"citationID":"jfFFbJxF","properties":{"formattedCitation":"(Ch\\uc0\\u225{}vez et al. 2020, L\\uc0\\u243{}pez-Sosa et al. 2020, Rodr\\uc0\\u237{}guez-Mart\\uc0\\u237{}nez et al. 2023)","plainCitation":"(Chávez et al. 2020, López-Sosa et al. 2020, Rodríguez-Martínez et al. 2023)","noteIndex":0},"citationItems":[{"id":213,"uris":["http://zotero.org/users/6486635/items/N7LHP8ZP"],"itemData":{"id":213,"type":"article-journal","abstract":"Since late 2014, the Mexican Caribbean coast has periodically received massive, atypical inﬂuxes of pelagic Sargassum spp. (sargasso). Negative impacts associated with these inﬂuxes include mortality of nearshore benthic ﬂora and fauna, beach erosion, pollution, decreasing tourism and high management costs. To understand the dynamics of the sargasso inﬂux, we used Landsat 8 imagery (from 2016 to mid-2020) to record the coverage of sargasso in the sea oﬀ the Mexican Caribbean coastline, with a maximum reported in September 2018. Satellite image analysis also showed local diﬀerences in the quantity of beached sargasso along the coastline. Over the years, good practice for collection on the beach and for oﬀ-shore collection of sargasso have been established through trial and error, and the Mexican Government and hotel industry have spent millions of dollars on removal and oﬀ-shore detention of sargasso. Notwithstanding, sargasso also has various properties that could be harnessed in local industries. The stimulation of local industrial growth would oﬀer alternatives to the dependence on tourism, as a circular economy, based on sargasso, is developed.","container-title":"Water","DOI":"10.3390/w12102908","ISSN":"2073-4441","issue":"10","journalAbbreviation":"Water","language":"en","page":"2908","source":"DOI.org (Crossref)","title":"Massive Influx of Pelagic Sargassum spp. on the Coasts of the Mexican Caribbean 2014–2020: Challenges and Opportunities","title-short":"Massive Influx of Pelagic Sargassum spp. on the Coasts of the Mexican Caribbean 2014–2020","volume":"12","author":[{"family":"Chávez","given":"Valeria"},{"family":"Uribe-Martínez","given":"Abigail"},{"family":"Cuevas","given":"Eduardo"},{"family":"Rodríguez-Martínez","given":"Rosa E."},{"family":"Tussenbroek","given":"Brigitta I.","non-dropping-particle":"van"},{"family":"Francisco","given":"Vanessa"},{"family":"Estévez","given":"Miriam"},{"family":"Celis","given":"Lourdes B."},{"family":"Monroy-Velázquez","given":"L. Verónica"},{"family":"Leal-Bautista","given":"Rosa"},{"family":"Álvarez-Filip","given":"Lorenzo"},{"family":"García-Sánchez","given":"Marta"},{"family":"Masia","given":"Luis"},{"family":"Silva","given":"Rodolfo"}],"issued":{"date-parts":[["2020",10,18]]}}},{"id":1247,"uris":["http://zotero.org/users/6486635/items/QIF9AXJS"],"itemData":{"id":1247,"type":"article-journal","abstract":"This study presents a prospective study for the potential exploitation of pelagic Sargassum spp. as a solid biofuel energy source. It was carried out in three stages. First we conducted a morphological, physical-chemical, and structural characterization using scanning electron microscopy (SEM), infrared spectroscopy (FTIR), and X-ray diﬀraction (DRX), respectively. Second we evaluated the material’s functional properties as a solid biofuel based on its caloriﬁc value and the quantiﬁcation of polymeric components like hemicellulose, cellulose, and lignin, as well as thermogravimetric and diﬀerential analysis to study the kinetics of its pyrolysis and determine parameters like activation energy (Ea), reaction order (n), and the pre-exponential factor (Z). Third we analyzed the energetic potential considering the estimated volume of pelagic Sargassum spp. that was removed from beaches along the Mexican Caribbean coast in recent years. Results of the kinetic study indicate that Sargassum spp. has an enormous potential for use as a complement to other bioenergy sources. Other results show the high potential for exploiting these algae as an energy source due to the huge volumes that have inundated Caribbean, West African, and northern Brazil shorelines in recent years. As a solid biofuel, Sargassum spp. has a potential energy the order of 0.203 gigajoules (GJ)/m3. In the energy matrix of the residential sector in Mexico, its potential use as an energy source is comparable to the national consumption of ﬁrewood. The volume of beachcast Sargassum spp. that was removed from ~8 km of coastline around Puerto Morelos, Mexico in 2018–2019, could have generated over 40 terajoules/year of solid biofuel.","container-title":"Applied Sciences","DOI":"10.3390/app10238706","ISSN":"2076-3417","issue":"23","journalAbbreviation":"Applied Sciences","language":"en","page":"8706","source":"DOI.org (Crossref)","title":"A Prospective Study of the Exploitation of Pelagic Sargassum spp. as a Solid Biofuel Energy Source","volume":"10","author":[{"family":"López-Sosa","given":"Luis Bernardo"},{"family":"Alvarado-Flores","given":"José Juan"},{"family":"Corral-Huacuz","given":"Juan Carlos"},{"family":"Aguilera-Mandujano","given":"Arturo"},{"family":"Rodríguez-Martínez","given":"Rosa E."},{"family":"Guevara-Martínez","given":"Santiago José"},{"family":"Alcaraz-Vera","given":"Jorge Víctor"},{"family":"Rutiaga-Quiñones","given":"José Guadalupe"},{"family":"Zárate-Medina","given":"Juan"},{"family":"Ávalos-Rodríguez","given":"María Liliana"},{"family":"Morales-Máximo","given":"Mario"}],"issued":{"date-parts":[["2020",12,4]]}}},{"id":1388,"uris":["http://zotero.org/users/6486635/items/XNBBQ6FL"],"itemData":{"id":1388,"type":"article-journal","abstract":"Pelagic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B97B3D" w:rsidRPr="00FA42BD">
        <w:fldChar w:fldCharType="separate"/>
      </w:r>
      <w:r w:rsidR="00F06694" w:rsidRPr="00F06694">
        <w:t>(Chávez et al. 2020, López-Sosa et al. 2020, Rodríguez-Martínez et al. 2023)</w:t>
      </w:r>
      <w:r w:rsidR="00B97B3D" w:rsidRPr="00FA42BD">
        <w:fldChar w:fldCharType="end"/>
      </w:r>
      <w:r w:rsidR="00B97B3D" w:rsidRPr="00FA42BD">
        <w:t xml:space="preserve">. </w:t>
      </w:r>
      <w:r w:rsidR="00601E59">
        <w:rPr>
          <w:color w:val="000000"/>
        </w:rPr>
        <w:t>All experiments were permitted by the Mexican government</w:t>
      </w:r>
      <w:r w:rsidR="00672546">
        <w:rPr>
          <w:color w:val="000000"/>
        </w:rPr>
        <w:t xml:space="preserve"> </w:t>
      </w:r>
      <w:r w:rsidR="00672546">
        <w:rPr>
          <w:color w:val="000000"/>
        </w:rPr>
        <w:lastRenderedPageBreak/>
        <w:t>(CN</w:t>
      </w:r>
      <w:r w:rsidR="007224EC">
        <w:rPr>
          <w:color w:val="000000"/>
        </w:rPr>
        <w:t>ANP-00-007)</w:t>
      </w:r>
      <w:r w:rsidR="00601E59">
        <w:rPr>
          <w:color w:val="000000"/>
        </w:rPr>
        <w:t xml:space="preserve"> and the local property managers (</w:t>
      </w:r>
      <w:commentRangeStart w:id="4"/>
      <w:r w:rsidR="00601E59">
        <w:rPr>
          <w:color w:val="000000"/>
        </w:rPr>
        <w:t xml:space="preserve">Moon Palace Resort </w:t>
      </w:r>
      <w:commentRangeEnd w:id="4"/>
      <w:r w:rsidR="00601E59">
        <w:rPr>
          <w:rStyle w:val="CommentReference"/>
        </w:rPr>
        <w:commentReference w:id="4"/>
      </w:r>
      <w:r w:rsidR="00601E59">
        <w:rPr>
          <w:color w:val="000000"/>
        </w:rPr>
        <w:t xml:space="preserve">and Dr. Alfredo Barrera Marín Botanical Garden, for the beach and forest habitat, respectively). Both sites provide limited access to the public and therefore, should be </w:t>
      </w:r>
      <w:r w:rsidR="00A108B8">
        <w:rPr>
          <w:color w:val="000000"/>
        </w:rPr>
        <w:t xml:space="preserve">minimally </w:t>
      </w:r>
      <w:r w:rsidR="00601E59">
        <w:rPr>
          <w:color w:val="000000"/>
        </w:rPr>
        <w:t xml:space="preserve">impacted by </w:t>
      </w:r>
      <w:r w:rsidR="00A108B8">
        <w:rPr>
          <w:color w:val="000000"/>
        </w:rPr>
        <w:t>human disturbance</w:t>
      </w:r>
      <w:r w:rsidR="00601E59">
        <w:rPr>
          <w:color w:val="000000"/>
        </w:rPr>
        <w:t xml:space="preserve">. </w:t>
      </w:r>
      <w:commentRangeStart w:id="5"/>
      <w:commentRangeStart w:id="6"/>
      <w:r w:rsidR="00601E59">
        <w:rPr>
          <w:color w:val="000000"/>
        </w:rPr>
        <w:t>This region experiences a “hot subhumid climate with rainfall during the summer”, “a mean annual temperature of 27</w:t>
      </w:r>
      <w:r w:rsidR="00601E59" w:rsidRPr="00E25743">
        <w:rPr>
          <w:color w:val="000000"/>
          <w:vertAlign w:val="superscript"/>
        </w:rPr>
        <w:t>o</w:t>
      </w:r>
      <w:r w:rsidR="00601E59">
        <w:rPr>
          <w:color w:val="000000"/>
        </w:rPr>
        <w:t>C”, and “a mean annual precipitation of 1</w:t>
      </w:r>
      <w:r w:rsidR="001D29D0">
        <w:rPr>
          <w:color w:val="000000"/>
        </w:rPr>
        <w:t>,</w:t>
      </w:r>
      <w:r w:rsidR="00601E59">
        <w:rPr>
          <w:color w:val="000000"/>
        </w:rPr>
        <w:t>105 mm”</w:t>
      </w:r>
      <w:r w:rsidR="00A97C95">
        <w:rPr>
          <w:color w:val="000000"/>
        </w:rPr>
        <w:t xml:space="preserve"> </w:t>
      </w:r>
      <w:r w:rsidR="00A97C95">
        <w:rPr>
          <w:color w:val="000000"/>
        </w:rPr>
        <w:fldChar w:fldCharType="begin"/>
      </w:r>
      <w:r w:rsidR="00A97C95">
        <w:rPr>
          <w:color w:val="000000"/>
        </w:rPr>
        <w:instrText xml:space="preserve"> ADDIN ZOTERO_ITEM CSL_CITATION {"citationID":"U3bgondW","properties":{"formattedCitation":"(S\\uc0\\u225{}nchez S\\uc0\\u225{}nchez and Islebe 1999)","plainCitation":"(Sánchez Sánchez and Islebe 1999)","noteIndex":0},"citationItems":[{"id":1454,"uris":["http://zotero.org/users/6486635/items/PHYHTSPU"],"itemData":{"id":1454,"type":"article-journal","abstract":"Summary\n            This paper describes structural change and damage to the natural tree vegetation in the Dr Alfredo Barrera Marín Botanical Garden, following Hurricane Gilbert in September, 1988. Post‐hurricane data were compared with pre‐hurricane data from the same plots, focusing mainly on composition and structure. Near complete defoliation of trees and plants of the understorey occurred and average foliage loss was estimated to be 4.5 t/ha. The density of trees decreased by 33%, and the basal area decreased by 12%. Small diameter trees accounted for the great majority of losses and trees in the largest diameter classes survived best. The average height of trees in the lower canopy decreased by 6% and for those in the upper canopy by 9%. The frequency of understorey plants decreased by 51% and their cover decreased by 70%. Floristic richness decreased only slightly after the hurricane.\n          , \n            Resumen\n            \n              Este trabajo se refiere al cambio estructural y daños generales que sufrió la vegetación natural del Jardín Botánico Dr Alfredo Barrera Marín, después del paso del huracán Gilberto en septiembre de 1988. El estudio toma como punto de comparación un trabajo previo realizado por\n              Sánchez (1987)\n              , quien efectuó sus mediciones en tres parcelas que fueron establecidas y estudiadas tres años antes del huracán. La mayor parte del daño incluyó la defoliación cercana al 100% de árboles y plantas del sotobosque cayendo en promedio 4.5 t/ha de hojas. La densidad de árboles disminuyó 33%, significando un decremento de 12% en el área basal. Los árboles de diamétro pequeño fueron derribados en su gran mayoría, mientras que los árboles de las clases diamétricas más grandes sobrevivieron. El promedio de altura para los árboles entre 3–8 m disminuyó 6% y para los árboles entre 8.1–16 m disminuyó 9%. La densidad de plantas del sotobosque disminuyó 51% y su cobertura tuvo un decremento de 70%. La riqueza específica disminuyó ligeramente para después del huracán.","container-title":"Global Ecology and Biogeography","DOI":"10.1046/j.1365-2699.1999.00317.x","ISSN":"1466-822X, 1466-8238","issue":"1","journalAbbreviation":"Global Ecology and Biogeography","language":"en","page":"29-38","source":"DOI.org (Crossref)","title":"Hurricane Gilbert and structural changes in a tropical forest in south‐eastern Mexico","volume":"8","author":[{"family":"Sánchez Sánchez","given":"O."},{"family":"Islebe","given":"G. A."}],"issued":{"date-parts":[["1999",1]]}}}],"schema":"https://github.com/citation-style-language/schema/raw/master/csl-citation.json"} </w:instrText>
      </w:r>
      <w:r w:rsidR="00A97C95">
        <w:rPr>
          <w:color w:val="000000"/>
        </w:rPr>
        <w:fldChar w:fldCharType="separate"/>
      </w:r>
      <w:r w:rsidR="00A97C95" w:rsidRPr="00A97C95">
        <w:rPr>
          <w:color w:val="000000"/>
        </w:rPr>
        <w:t>(Sánchez Sánchez and Islebe 1999)</w:t>
      </w:r>
      <w:r w:rsidR="00A97C95">
        <w:rPr>
          <w:color w:val="000000"/>
        </w:rPr>
        <w:fldChar w:fldCharType="end"/>
      </w:r>
      <w:r w:rsidR="00601E59">
        <w:rPr>
          <w:color w:val="000000"/>
        </w:rPr>
        <w:t xml:space="preserve"> </w:t>
      </w:r>
      <w:commentRangeStart w:id="7"/>
      <w:r w:rsidR="00601E59" w:rsidRPr="00A97C95">
        <w:rPr>
          <w:color w:val="000000"/>
          <w:highlight w:val="yellow"/>
        </w:rPr>
        <w:t>(Garcia 1973)</w:t>
      </w:r>
      <w:r w:rsidR="00601E59">
        <w:rPr>
          <w:color w:val="000000"/>
        </w:rPr>
        <w:t xml:space="preserve">. </w:t>
      </w:r>
      <w:commentRangeEnd w:id="7"/>
      <w:r w:rsidR="00A97C95">
        <w:rPr>
          <w:rStyle w:val="CommentReference"/>
          <w:rFonts w:asciiTheme="minorHAnsi" w:eastAsiaTheme="minorHAnsi" w:hAnsiTheme="minorHAnsi" w:cstheme="minorBidi"/>
          <w:kern w:val="2"/>
          <w14:ligatures w14:val="standardContextual"/>
        </w:rPr>
        <w:commentReference w:id="7"/>
      </w:r>
      <w:commentRangeEnd w:id="5"/>
      <w:r w:rsidR="005B6FAA">
        <w:rPr>
          <w:rStyle w:val="CommentReference"/>
          <w:rFonts w:asciiTheme="minorHAnsi" w:eastAsiaTheme="minorHAnsi" w:hAnsiTheme="minorHAnsi" w:cstheme="minorBidi"/>
          <w:kern w:val="2"/>
          <w14:ligatures w14:val="standardContextual"/>
        </w:rPr>
        <w:commentReference w:id="5"/>
      </w:r>
      <w:commentRangeEnd w:id="6"/>
      <w:r w:rsidR="001D29D0">
        <w:rPr>
          <w:rStyle w:val="CommentReference"/>
          <w:rFonts w:asciiTheme="minorHAnsi" w:eastAsiaTheme="minorHAnsi" w:hAnsiTheme="minorHAnsi" w:cstheme="minorBidi"/>
          <w:kern w:val="2"/>
          <w14:ligatures w14:val="standardContextual"/>
        </w:rPr>
        <w:commentReference w:id="6"/>
      </w:r>
    </w:p>
    <w:p w14:paraId="10BB8B1E" w14:textId="3F805237" w:rsidR="00742B8D" w:rsidRDefault="00004B97" w:rsidP="008104A6">
      <w:pPr>
        <w:spacing w:line="480" w:lineRule="auto"/>
        <w:ind w:firstLine="720"/>
        <w:jc w:val="both"/>
        <w:rPr>
          <w:color w:val="000000"/>
        </w:rPr>
      </w:pPr>
      <w:r>
        <w:rPr>
          <w:color w:val="000000"/>
        </w:rPr>
        <w:t xml:space="preserve">Because people dump </w:t>
      </w:r>
      <w:r w:rsidRPr="008104A6">
        <w:rPr>
          <w:i/>
          <w:iCs/>
          <w:color w:val="000000"/>
        </w:rPr>
        <w:t>Sargassum</w:t>
      </w:r>
      <w:r>
        <w:rPr>
          <w:color w:val="000000"/>
        </w:rPr>
        <w:t xml:space="preserve"> high on beaches and in beach dunes, our beach manipulation was deployed at the transition from the beach dune to the beach</w:t>
      </w:r>
      <w:r w:rsidR="00B97B3D">
        <w:rPr>
          <w:color w:val="000000"/>
        </w:rPr>
        <w:t xml:space="preserve"> </w:t>
      </w:r>
      <w:r w:rsidR="00B97B3D">
        <w:t>(</w:t>
      </w:r>
      <w:r w:rsidR="00B97B3D" w:rsidRPr="00FA42BD">
        <w:rPr>
          <w:color w:val="000000"/>
        </w:rPr>
        <w:t xml:space="preserve">20.99343° N, </w:t>
      </w:r>
      <w:r w:rsidR="009904D7">
        <w:rPr>
          <w:color w:val="000000"/>
        </w:rPr>
        <w:t>-</w:t>
      </w:r>
      <w:r w:rsidR="00B97B3D" w:rsidRPr="00FA42BD">
        <w:rPr>
          <w:color w:val="000000"/>
        </w:rPr>
        <w:t>86.82442° W)</w:t>
      </w:r>
      <w:r>
        <w:rPr>
          <w:color w:val="000000"/>
        </w:rPr>
        <w:t xml:space="preserve">. </w:t>
      </w:r>
      <w:r w:rsidR="00A97C95">
        <w:rPr>
          <w:color w:val="000000"/>
        </w:rPr>
        <w:t xml:space="preserve">The beaches in this region are </w:t>
      </w:r>
      <w:r w:rsidR="009555E6">
        <w:rPr>
          <w:color w:val="000000"/>
        </w:rPr>
        <w:t xml:space="preserve">formed from calcareous sand derived from coral reefs and shells, as well as limestone from the Yucatan Peninsula </w:t>
      </w:r>
      <w:r w:rsidR="009555E6">
        <w:rPr>
          <w:color w:val="000000"/>
        </w:rPr>
        <w:fldChar w:fldCharType="begin"/>
      </w:r>
      <w:r w:rsidR="0085754F">
        <w:rPr>
          <w:color w:val="000000"/>
        </w:rPr>
        <w:instrText xml:space="preserve"> ADDIN ZOTERO_ITEM CSL_CITATION {"citationID":"dcnxdX99","properties":{"formattedCitation":"(Castillo and Moreno-Casasola 1996, Mendoza-Gonz\\uc0\\u225{}lez et al. 2016)","plainCitation":"(Castillo and Moreno-Casasola 1996, Mendoza-González et al. 2016)","noteIndex":0},"citationItems":[{"id":1459,"uris":["http://zotero.org/users/6486635/items/PDNWGWR7"],"itemData":{"id":1459,"type":"article-journal","abstract":"The coastal sand-dune flora of the Gulf and Caribbean region of Mexico was analyzed to understand differences in floristic composition and richness found along the coast. Each of the 655 species reported was classified according to its ecology and distribution range by checking herbaria specimens, literature and specialists. Three groups were formed: (a) species with predominantly coastal distribution; (b) ruderal or secondary species frequently found inland, common of disturbed areas such as roadsides, abandoned fields or forming part of secondary growths; (c) inland species frequently found in other vegetation types such as tropical dry or seasonal forest and grassland. A total of 71 coastal species, 237 ruderal/secondary and 336 species from other community types were found. The distribution of these groups was analyzed along 44 sites of the Gulf and Caribbean, in the different dune habitats and for the dominant growth forms. Coastal species are more widely distributed; they predominate in habitats with sand movement and the herbaceous component prevails. Ruderal/secondary species and especially those belonging to other vegetation types frequently appear in only one or two sites occupying more protected or stabilized habitats. The two latter groups considerably increase species richness of sand dune flora, but also pose interesting problems for dune conservation.","container-title":"Journal of Coastal Conservation","DOI":"10.1007/BF02743033","ISSN":"1400-0350, 1874-7841","issue":"1","journalAbbreviation":"J Coast Conserv","language":"en","page":"13-22","source":"DOI.org (Crossref)","title":"Coastal sand dune vegetation: An extreme case of species invasion","title-short":"Coastal sand dune vegetation","volume":"2","author":[{"family":"Castillo","given":"S. A."},{"family":"Moreno-Casasola","given":"P."}],"issued":{"date-parts":[["1996",1]]}}},{"id":1464,"uris":["http://zotero.org/users/6486635/items/Z6PT9SAW"],"itemData":{"id":1464,"type":"article-journal","abstract":"We modeled the potential distribution of plant species that grow on the beaches and dunes of the Mexican Atlantic coast in order to identify areas of high biodiversity. We used environmental layers in combination with georeferenced data, utilizing the MaxEnt algorithm, and produced four regional consensus maps according to the geographic distribution of the species: along the entire Mexican Atlantic coast, the Gulf of Mexico; the Yucatan Peninsula and all species combined together on a single map. The largest number of widely distributed species in the Gulf of Mexico was concentrated in the northern and central regions, while biodiversity on the Yucatan Peninsula was likely to be concentrated in the north and on Cozumel island, which is the biggest island in the Mexican Caribbean. The map combining all species together revealed a potential concurrence of species in the Gulf of Mexico and Yucatan Peninsula transition, where climatic characteristics converge within a small geographic area. In order to conserve beach and coastal dune plant biodiversity, special attention must be paid to the management plans of established protected areas and to the promotion of new protected areas consistent with the areas reported in this study, particularly in the central Gulf of Mexico and northern Yucatan Peninsula, where areas under protection are currently scarce.","container-title":"Journal for Nature Conservation","DOI":"10.1016/j.jnc.2016.04.007","ISSN":"16171381","journalAbbreviation":"Journal for Nature Conservation","language":"en","page":"25-34","source":"DOI.org (Crossref)","title":"Priority areas for conservation of beach and dune vegetation of the Mexican Atlantic coast","volume":"33","author":[{"family":"Mendoza-González","given":"Gabriela"},{"family":"Martínez","given":"M.Luisa"},{"family":"Rojas-Soto","given":"Octavio"},{"family":"Téllez-Valdés","given":"Oswaldo"},{"family":"Arias-Del Razo","given":"Itzel"}],"issued":{"date-parts":[["2016",9]]}}}],"schema":"https://github.com/citation-style-language/schema/raw/master/csl-citation.json"} </w:instrText>
      </w:r>
      <w:r w:rsidR="009555E6">
        <w:rPr>
          <w:color w:val="000000"/>
        </w:rPr>
        <w:fldChar w:fldCharType="separate"/>
      </w:r>
      <w:r w:rsidR="0085754F" w:rsidRPr="0085754F">
        <w:rPr>
          <w:color w:val="000000"/>
        </w:rPr>
        <w:t>(Castillo and Moreno-Casasola 1996, Mendoza-González et al. 2016)</w:t>
      </w:r>
      <w:r w:rsidR="009555E6">
        <w:rPr>
          <w:color w:val="000000"/>
        </w:rPr>
        <w:fldChar w:fldCharType="end"/>
      </w:r>
      <w:r w:rsidR="00A327B5">
        <w:rPr>
          <w:color w:val="000000"/>
        </w:rPr>
        <w:t xml:space="preserve"> with altitudinal differences between the highest and lowest parts of the dune averaging 5 m on the coasts of Quintana Roo </w:t>
      </w:r>
      <w:r w:rsidR="00A327B5">
        <w:rPr>
          <w:color w:val="000000"/>
        </w:rPr>
        <w:fldChar w:fldCharType="begin"/>
      </w:r>
      <w:r w:rsidR="00A327B5">
        <w:rPr>
          <w:color w:val="000000"/>
        </w:rPr>
        <w:instrText xml:space="preserve"> ADDIN ZOTERO_ITEM CSL_CITATION {"citationID":"A7M1FLKP","properties":{"formattedCitation":"(Islebe et al. 2015)","plainCitation":"(Islebe et al. 2015)","noteIndex":0},"citationItems":[{"id":1466,"uris":["http://zotero.org/users/6486635/items/R433BF75"],"itemData":{"id":1466,"type":"book","event-place":"Cham","ISBN":"978-3-319-06528-1","language":"en","note":"DOI: 10.1007/978-3-319-06529-8","publisher":"Springer International Publishing","publisher-place":"Cham","source":"DOI.org (Crossref)","title":"Biodiversity and Conservation of the Yucatán Peninsula","URL":"https://link.springer.com/10.1007/978-3-319-06529-8","editor":[{"family":"Islebe","given":"Gerald Alexander"},{"family":"Calmé","given":"Sophie"},{"family":"León-Cortés","given":"Jorge L."},{"family":"Schmook","given":"Birgit"}],"accessed":{"date-parts":[["2024",1,26]]},"issued":{"date-parts":[["2015"]]}}}],"schema":"https://github.com/citation-style-language/schema/raw/master/csl-citation.json"} </w:instrText>
      </w:r>
      <w:r w:rsidR="00A327B5">
        <w:rPr>
          <w:color w:val="000000"/>
        </w:rPr>
        <w:fldChar w:fldCharType="separate"/>
      </w:r>
      <w:r w:rsidR="00A327B5">
        <w:rPr>
          <w:noProof/>
          <w:color w:val="000000"/>
        </w:rPr>
        <w:t>(Islebe et al. 2015)</w:t>
      </w:r>
      <w:r w:rsidR="00A327B5">
        <w:rPr>
          <w:color w:val="000000"/>
        </w:rPr>
        <w:fldChar w:fldCharType="end"/>
      </w:r>
      <w:r w:rsidR="009555E6">
        <w:rPr>
          <w:color w:val="000000"/>
        </w:rPr>
        <w:t>.</w:t>
      </w:r>
      <w:r w:rsidR="000F362C">
        <w:rPr>
          <w:color w:val="000000"/>
        </w:rPr>
        <w:t xml:space="preserve"> </w:t>
      </w:r>
      <w:r w:rsidR="004E5A95">
        <w:rPr>
          <w:color w:val="000000"/>
        </w:rPr>
        <w:t>This coast is inhabited by ~237 plant species with varying gradients of salt</w:t>
      </w:r>
      <w:r w:rsidR="002E5D1B">
        <w:rPr>
          <w:color w:val="000000"/>
        </w:rPr>
        <w:t>-</w:t>
      </w:r>
      <w:r w:rsidR="004E5A95">
        <w:rPr>
          <w:color w:val="000000"/>
        </w:rPr>
        <w:t>tolerant</w:t>
      </w:r>
      <w:r w:rsidR="002E5D1B">
        <w:rPr>
          <w:color w:val="000000"/>
        </w:rPr>
        <w:t>, low non-woody plants (&lt;30 cm high)</w:t>
      </w:r>
      <w:r w:rsidR="004E5A95">
        <w:rPr>
          <w:color w:val="000000"/>
        </w:rPr>
        <w:t xml:space="preserve"> </w:t>
      </w:r>
      <w:r w:rsidR="002E5D1B">
        <w:rPr>
          <w:color w:val="000000"/>
        </w:rPr>
        <w:t>with</w:t>
      </w:r>
      <w:r w:rsidR="004E5A95">
        <w:rPr>
          <w:color w:val="000000"/>
        </w:rPr>
        <w:t xml:space="preserve"> cosmopolitan families (e.g., </w:t>
      </w:r>
      <w:proofErr w:type="spellStart"/>
      <w:r w:rsidR="004E5A95" w:rsidRPr="008E3951">
        <w:rPr>
          <w:i/>
          <w:iCs/>
          <w:color w:val="000000"/>
        </w:rPr>
        <w:t>Poacea</w:t>
      </w:r>
      <w:proofErr w:type="spellEnd"/>
      <w:r w:rsidR="004E5A95">
        <w:rPr>
          <w:color w:val="000000"/>
        </w:rPr>
        <w:t xml:space="preserve">, </w:t>
      </w:r>
      <w:proofErr w:type="spellStart"/>
      <w:r w:rsidR="004E5A95" w:rsidRPr="008E3951">
        <w:rPr>
          <w:i/>
          <w:iCs/>
          <w:color w:val="000000"/>
        </w:rPr>
        <w:t>Astracea</w:t>
      </w:r>
      <w:proofErr w:type="spellEnd"/>
      <w:r w:rsidR="004E5A95">
        <w:rPr>
          <w:color w:val="000000"/>
        </w:rPr>
        <w:t xml:space="preserve">, and </w:t>
      </w:r>
      <w:proofErr w:type="spellStart"/>
      <w:r w:rsidR="004E5A95" w:rsidRPr="008E3951">
        <w:rPr>
          <w:i/>
          <w:iCs/>
          <w:color w:val="000000"/>
        </w:rPr>
        <w:t>Leguiminosae</w:t>
      </w:r>
      <w:proofErr w:type="spellEnd"/>
      <w:r w:rsidR="004E5A95">
        <w:rPr>
          <w:color w:val="000000"/>
        </w:rPr>
        <w:t>)</w:t>
      </w:r>
      <w:r w:rsidR="002E5D1B">
        <w:rPr>
          <w:color w:val="000000"/>
        </w:rPr>
        <w:t xml:space="preserve"> as well as woody species at higher elevations </w:t>
      </w:r>
      <w:r w:rsidR="002E5D1B">
        <w:rPr>
          <w:color w:val="000000"/>
        </w:rPr>
        <w:fldChar w:fldCharType="begin"/>
      </w:r>
      <w:r w:rsidR="002E5D1B">
        <w:rPr>
          <w:color w:val="000000"/>
        </w:rPr>
        <w:instrText xml:space="preserve"> ADDIN ZOTERO_ITEM CSL_CITATION {"citationID":"s4ZOgZ6m","properties":{"formattedCitation":"(Islebe et al. 2015)","plainCitation":"(Islebe et al. 2015)","noteIndex":0},"citationItems":[{"id":1466,"uris":["http://zotero.org/users/6486635/items/R433BF75"],"itemData":{"id":1466,"type":"book","event-place":"Cham","ISBN":"978-3-319-06528-1","language":"en","note":"DOI: 10.1007/978-3-319-06529-8","publisher":"Springer International Publishing","publisher-place":"Cham","source":"DOI.org (Crossref)","title":"Biodiversity and Conservation of the Yucatán Peninsula","URL":"https://link.springer.com/10.1007/978-3-319-06529-8","editor":[{"family":"Islebe","given":"Gerald Alexander"},{"family":"Calmé","given":"Sophie"},{"family":"León-Cortés","given":"Jorge L."},{"family":"Schmook","given":"Birgit"}],"accessed":{"date-parts":[["2024",1,26]]},"issued":{"date-parts":[["2015"]]}}}],"schema":"https://github.com/citation-style-language/schema/raw/master/csl-citation.json"} </w:instrText>
      </w:r>
      <w:r w:rsidR="002E5D1B">
        <w:rPr>
          <w:color w:val="000000"/>
        </w:rPr>
        <w:fldChar w:fldCharType="separate"/>
      </w:r>
      <w:r w:rsidR="002E5D1B">
        <w:rPr>
          <w:noProof/>
          <w:color w:val="000000"/>
        </w:rPr>
        <w:t>(Islebe et al. 2015)</w:t>
      </w:r>
      <w:r w:rsidR="002E5D1B">
        <w:rPr>
          <w:color w:val="000000"/>
        </w:rPr>
        <w:fldChar w:fldCharType="end"/>
      </w:r>
      <w:r w:rsidR="000046CA">
        <w:rPr>
          <w:color w:val="000000"/>
        </w:rPr>
        <w:t>.</w:t>
      </w:r>
      <w:r w:rsidR="00742B8D">
        <w:rPr>
          <w:color w:val="000000"/>
        </w:rPr>
        <w:t xml:space="preserve"> Although dunes and vegetation on them are dynamic due to physical disturbance (e.g., hurricanes) and natural history of the area, common plants can be found distributed on these beaches. </w:t>
      </w:r>
      <w:r w:rsidR="00742B8D" w:rsidRPr="00742B8D">
        <w:rPr>
          <w:i/>
          <w:iCs/>
          <w:color w:val="000000"/>
        </w:rPr>
        <w:t xml:space="preserve">Ambrosia </w:t>
      </w:r>
      <w:proofErr w:type="spellStart"/>
      <w:r w:rsidR="00742B8D" w:rsidRPr="00742B8D">
        <w:rPr>
          <w:i/>
          <w:iCs/>
          <w:color w:val="000000"/>
        </w:rPr>
        <w:t>hispida</w:t>
      </w:r>
      <w:proofErr w:type="spellEnd"/>
      <w:r w:rsidR="00742B8D" w:rsidRPr="00742B8D">
        <w:rPr>
          <w:i/>
          <w:iCs/>
          <w:color w:val="000000"/>
        </w:rPr>
        <w:t xml:space="preserve">, </w:t>
      </w:r>
      <w:proofErr w:type="spellStart"/>
      <w:r w:rsidR="00742B8D" w:rsidRPr="00742B8D">
        <w:rPr>
          <w:i/>
          <w:iCs/>
          <w:color w:val="000000"/>
        </w:rPr>
        <w:t>Tournefortia</w:t>
      </w:r>
      <w:proofErr w:type="spellEnd"/>
      <w:r w:rsidR="00742B8D" w:rsidRPr="00742B8D">
        <w:rPr>
          <w:i/>
          <w:iCs/>
          <w:color w:val="000000"/>
        </w:rPr>
        <w:t xml:space="preserve"> </w:t>
      </w:r>
      <w:proofErr w:type="spellStart"/>
      <w:r w:rsidR="00742B8D" w:rsidRPr="00742B8D">
        <w:rPr>
          <w:i/>
          <w:iCs/>
          <w:color w:val="000000"/>
        </w:rPr>
        <w:t>gnaphalodes</w:t>
      </w:r>
      <w:proofErr w:type="spellEnd"/>
      <w:r w:rsidR="00742B8D" w:rsidRPr="00742B8D">
        <w:rPr>
          <w:i/>
          <w:iCs/>
          <w:color w:val="000000"/>
        </w:rPr>
        <w:t xml:space="preserve">, </w:t>
      </w:r>
      <w:proofErr w:type="spellStart"/>
      <w:r w:rsidR="00742B8D" w:rsidRPr="00742B8D">
        <w:rPr>
          <w:i/>
          <w:iCs/>
          <w:color w:val="000000"/>
        </w:rPr>
        <w:t>Suriana</w:t>
      </w:r>
      <w:proofErr w:type="spellEnd"/>
      <w:r w:rsidR="00742B8D" w:rsidRPr="00742B8D">
        <w:rPr>
          <w:i/>
          <w:iCs/>
          <w:color w:val="000000"/>
        </w:rPr>
        <w:t xml:space="preserve"> maritima, Tribulus </w:t>
      </w:r>
      <w:proofErr w:type="spellStart"/>
      <w:r w:rsidR="00742B8D" w:rsidRPr="00742B8D">
        <w:rPr>
          <w:i/>
          <w:iCs/>
          <w:color w:val="000000"/>
        </w:rPr>
        <w:t>cistoides</w:t>
      </w:r>
      <w:proofErr w:type="spellEnd"/>
      <w:r w:rsidR="00742B8D" w:rsidRPr="00742B8D">
        <w:rPr>
          <w:i/>
          <w:iCs/>
          <w:color w:val="000000"/>
        </w:rPr>
        <w:t>, Ipomoea pes-</w:t>
      </w:r>
      <w:proofErr w:type="spellStart"/>
      <w:r w:rsidR="00742B8D" w:rsidRPr="00742B8D">
        <w:rPr>
          <w:i/>
          <w:iCs/>
          <w:color w:val="000000"/>
        </w:rPr>
        <w:t>caprae</w:t>
      </w:r>
      <w:proofErr w:type="spellEnd"/>
      <w:r w:rsidR="00742B8D" w:rsidRPr="00742B8D">
        <w:rPr>
          <w:i/>
          <w:iCs/>
          <w:color w:val="000000"/>
        </w:rPr>
        <w:t xml:space="preserve">, </w:t>
      </w:r>
      <w:proofErr w:type="spellStart"/>
      <w:r w:rsidR="00742B8D" w:rsidRPr="00742B8D">
        <w:rPr>
          <w:i/>
          <w:iCs/>
          <w:color w:val="000000"/>
        </w:rPr>
        <w:t>Sesuvium</w:t>
      </w:r>
      <w:proofErr w:type="spellEnd"/>
      <w:r w:rsidR="00742B8D" w:rsidRPr="00742B8D">
        <w:rPr>
          <w:i/>
          <w:iCs/>
          <w:color w:val="000000"/>
        </w:rPr>
        <w:t xml:space="preserve"> </w:t>
      </w:r>
      <w:proofErr w:type="spellStart"/>
      <w:r w:rsidR="00742B8D" w:rsidRPr="00742B8D">
        <w:rPr>
          <w:i/>
          <w:iCs/>
          <w:color w:val="000000"/>
        </w:rPr>
        <w:t>portulacastrum</w:t>
      </w:r>
      <w:proofErr w:type="spellEnd"/>
      <w:r w:rsidR="00742B8D" w:rsidRPr="00742B8D">
        <w:rPr>
          <w:i/>
          <w:iCs/>
          <w:color w:val="000000"/>
        </w:rPr>
        <w:t xml:space="preserve">, Sporobolus </w:t>
      </w:r>
      <w:proofErr w:type="spellStart"/>
      <w:r w:rsidR="00742B8D" w:rsidRPr="00742B8D">
        <w:rPr>
          <w:i/>
          <w:iCs/>
          <w:color w:val="000000"/>
        </w:rPr>
        <w:t>virginicus</w:t>
      </w:r>
      <w:proofErr w:type="spellEnd"/>
      <w:r w:rsidR="00742B8D" w:rsidRPr="00742B8D">
        <w:rPr>
          <w:i/>
          <w:iCs/>
          <w:color w:val="000000"/>
        </w:rPr>
        <w:t xml:space="preserve">, Canavalia rosea, </w:t>
      </w:r>
      <w:proofErr w:type="spellStart"/>
      <w:r w:rsidR="00742B8D" w:rsidRPr="00742B8D">
        <w:rPr>
          <w:i/>
          <w:iCs/>
          <w:color w:val="000000"/>
        </w:rPr>
        <w:t>Okenia</w:t>
      </w:r>
      <w:proofErr w:type="spellEnd"/>
      <w:r w:rsidR="00742B8D" w:rsidRPr="00742B8D">
        <w:rPr>
          <w:i/>
          <w:iCs/>
          <w:color w:val="000000"/>
        </w:rPr>
        <w:t xml:space="preserve"> hypogea, Croton punctatus</w:t>
      </w:r>
      <w:r w:rsidR="006A3B54">
        <w:rPr>
          <w:i/>
          <w:iCs/>
          <w:color w:val="000000"/>
        </w:rPr>
        <w:t xml:space="preserve"> </w:t>
      </w:r>
      <w:r w:rsidR="006A3B54" w:rsidRPr="00742B8D">
        <w:rPr>
          <w:i/>
          <w:iCs/>
          <w:color w:val="000000"/>
        </w:rPr>
        <w:t xml:space="preserve">Tribulus </w:t>
      </w:r>
      <w:proofErr w:type="spellStart"/>
      <w:r w:rsidR="006A3B54" w:rsidRPr="00742B8D">
        <w:rPr>
          <w:i/>
          <w:iCs/>
          <w:color w:val="000000"/>
        </w:rPr>
        <w:t>cistoides</w:t>
      </w:r>
      <w:proofErr w:type="spellEnd"/>
      <w:r w:rsidR="006A3B54" w:rsidRPr="00742B8D">
        <w:rPr>
          <w:i/>
          <w:iCs/>
          <w:color w:val="000000"/>
        </w:rPr>
        <w:t xml:space="preserve">, </w:t>
      </w:r>
      <w:proofErr w:type="spellStart"/>
      <w:r w:rsidR="006A3B54" w:rsidRPr="00742B8D">
        <w:rPr>
          <w:i/>
          <w:iCs/>
          <w:color w:val="000000"/>
        </w:rPr>
        <w:t>Ernodea</w:t>
      </w:r>
      <w:proofErr w:type="spellEnd"/>
      <w:r w:rsidR="006A3B54" w:rsidRPr="00742B8D">
        <w:rPr>
          <w:i/>
          <w:iCs/>
          <w:color w:val="000000"/>
        </w:rPr>
        <w:t xml:space="preserve"> </w:t>
      </w:r>
      <w:proofErr w:type="spellStart"/>
      <w:r w:rsidR="006A3B54" w:rsidRPr="00742B8D">
        <w:rPr>
          <w:i/>
          <w:iCs/>
          <w:color w:val="000000"/>
        </w:rPr>
        <w:t>littoralis</w:t>
      </w:r>
      <w:proofErr w:type="spellEnd"/>
      <w:r w:rsidR="006A3B54" w:rsidRPr="00742B8D">
        <w:rPr>
          <w:i/>
          <w:iCs/>
          <w:color w:val="000000"/>
        </w:rPr>
        <w:t xml:space="preserve">, Scaevola </w:t>
      </w:r>
      <w:proofErr w:type="spellStart"/>
      <w:r w:rsidR="006A3B54" w:rsidRPr="00742B8D">
        <w:rPr>
          <w:i/>
          <w:iCs/>
          <w:color w:val="000000"/>
        </w:rPr>
        <w:t>plumierii</w:t>
      </w:r>
      <w:proofErr w:type="spellEnd"/>
      <w:r w:rsidR="006A3B54" w:rsidRPr="00742B8D">
        <w:rPr>
          <w:i/>
          <w:iCs/>
          <w:color w:val="000000"/>
        </w:rPr>
        <w:t xml:space="preserve">, </w:t>
      </w:r>
      <w:proofErr w:type="spellStart"/>
      <w:r w:rsidR="006A3B54" w:rsidRPr="00742B8D">
        <w:rPr>
          <w:i/>
          <w:iCs/>
          <w:color w:val="000000"/>
        </w:rPr>
        <w:t>Coccoloba</w:t>
      </w:r>
      <w:proofErr w:type="spellEnd"/>
      <w:r w:rsidR="006A3B54" w:rsidRPr="00742B8D">
        <w:rPr>
          <w:i/>
          <w:iCs/>
          <w:color w:val="000000"/>
        </w:rPr>
        <w:t xml:space="preserve"> </w:t>
      </w:r>
      <w:proofErr w:type="spellStart"/>
      <w:r w:rsidR="006A3B54" w:rsidRPr="00742B8D">
        <w:rPr>
          <w:i/>
          <w:iCs/>
          <w:color w:val="000000"/>
        </w:rPr>
        <w:t>uvifera</w:t>
      </w:r>
      <w:proofErr w:type="spellEnd"/>
      <w:r w:rsidR="006A3B54" w:rsidRPr="00742B8D">
        <w:rPr>
          <w:i/>
          <w:iCs/>
          <w:color w:val="000000"/>
        </w:rPr>
        <w:t xml:space="preserve"> Pithecellobium </w:t>
      </w:r>
      <w:proofErr w:type="spellStart"/>
      <w:r w:rsidR="006A3B54" w:rsidRPr="00742B8D">
        <w:rPr>
          <w:i/>
          <w:iCs/>
          <w:color w:val="000000"/>
        </w:rPr>
        <w:t>keyense</w:t>
      </w:r>
      <w:proofErr w:type="spellEnd"/>
      <w:r w:rsidR="0085754F">
        <w:rPr>
          <w:color w:val="000000"/>
        </w:rPr>
        <w:t xml:space="preserve">, </w:t>
      </w:r>
      <w:proofErr w:type="spellStart"/>
      <w:r w:rsidR="0085754F">
        <w:rPr>
          <w:i/>
          <w:iCs/>
          <w:color w:val="000000"/>
        </w:rPr>
        <w:t>Cakile</w:t>
      </w:r>
      <w:proofErr w:type="spellEnd"/>
      <w:r w:rsidR="0085754F">
        <w:rPr>
          <w:i/>
          <w:iCs/>
          <w:color w:val="000000"/>
        </w:rPr>
        <w:t xml:space="preserve"> lanceolata, </w:t>
      </w:r>
      <w:proofErr w:type="spellStart"/>
      <w:r w:rsidR="0085754F">
        <w:rPr>
          <w:i/>
          <w:iCs/>
          <w:color w:val="000000"/>
        </w:rPr>
        <w:t>Erithalis</w:t>
      </w:r>
      <w:proofErr w:type="spellEnd"/>
      <w:r w:rsidR="0085754F">
        <w:rPr>
          <w:i/>
          <w:iCs/>
          <w:color w:val="000000"/>
        </w:rPr>
        <w:t xml:space="preserve"> </w:t>
      </w:r>
      <w:proofErr w:type="spellStart"/>
      <w:r w:rsidR="0085754F">
        <w:rPr>
          <w:i/>
          <w:iCs/>
          <w:color w:val="000000"/>
        </w:rPr>
        <w:t>fruticosa</w:t>
      </w:r>
      <w:proofErr w:type="spellEnd"/>
      <w:r w:rsidR="0085754F">
        <w:rPr>
          <w:i/>
          <w:iCs/>
          <w:color w:val="000000"/>
        </w:rPr>
        <w:t xml:space="preserve">, </w:t>
      </w:r>
      <w:r w:rsidR="0085754F">
        <w:rPr>
          <w:color w:val="000000"/>
        </w:rPr>
        <w:t>and</w:t>
      </w:r>
      <w:r w:rsidR="0085754F">
        <w:rPr>
          <w:i/>
          <w:iCs/>
          <w:color w:val="000000"/>
        </w:rPr>
        <w:t xml:space="preserve"> </w:t>
      </w:r>
      <w:proofErr w:type="spellStart"/>
      <w:r w:rsidR="0085754F">
        <w:rPr>
          <w:i/>
          <w:iCs/>
          <w:color w:val="000000"/>
        </w:rPr>
        <w:t>Ernodea</w:t>
      </w:r>
      <w:proofErr w:type="spellEnd"/>
      <w:r w:rsidR="0085754F">
        <w:rPr>
          <w:i/>
          <w:iCs/>
          <w:color w:val="000000"/>
        </w:rPr>
        <w:t xml:space="preserve"> </w:t>
      </w:r>
      <w:proofErr w:type="spellStart"/>
      <w:r w:rsidR="0085754F">
        <w:rPr>
          <w:i/>
          <w:iCs/>
          <w:color w:val="000000"/>
        </w:rPr>
        <w:t>litteralis</w:t>
      </w:r>
      <w:proofErr w:type="spellEnd"/>
      <w:r w:rsidR="0085754F">
        <w:rPr>
          <w:i/>
          <w:iCs/>
          <w:color w:val="000000"/>
        </w:rPr>
        <w:t xml:space="preserve">, </w:t>
      </w:r>
      <w:r w:rsidR="006A3B54">
        <w:rPr>
          <w:color w:val="000000"/>
        </w:rPr>
        <w:t xml:space="preserve">are widely distributed in this area </w:t>
      </w:r>
      <w:r w:rsidR="006A3B54">
        <w:rPr>
          <w:color w:val="000000"/>
        </w:rPr>
        <w:fldChar w:fldCharType="begin"/>
      </w:r>
      <w:r w:rsidR="0085754F">
        <w:rPr>
          <w:color w:val="000000"/>
        </w:rPr>
        <w:instrText xml:space="preserve"> ADDIN ZOTERO_ITEM CSL_CITATION {"citationID":"guDLpUCo","properties":{"formattedCitation":"(Castillo and Moreno-Casasola 1996, Mendoza-Gonz\\uc0\\u225{}lez et al. 2016)","plainCitation":"(Castillo and Moreno-Casasola 1996, Mendoza-González et al. 2016)","noteIndex":0},"citationItems":[{"id":1459,"uris":["http://zotero.org/users/6486635/items/PDNWGWR7"],"itemData":{"id":1459,"type":"article-journal","abstract":"The coastal sand-dune flora of the Gulf and Caribbean region of Mexico was analyzed to understand differences in floristic composition and richness found along the coast. Each of the 655 species reported was classified according to its ecology and distribution range by checking herbaria specimens, literature and specialists. Three groups were formed: (a) species with predominantly coastal distribution; (b) ruderal or secondary species frequently found inland, common of disturbed areas such as roadsides, abandoned fields or forming part of secondary growths; (c) inland species frequently found in other vegetation types such as tropical dry or seasonal forest and grassland. A total of 71 coastal species, 237 ruderal/secondary and 336 species from other community types were found. The distribution of these groups was analyzed along 44 sites of the Gulf and Caribbean, in the different dune habitats and for the dominant growth forms. Coastal species are more widely distributed; they predominate in habitats with sand movement and the herbaceous component prevails. Ruderal/secondary species and especially those belonging to other vegetation types frequently appear in only one or two sites occupying more protected or stabilized habitats. The two latter groups considerably increase species richness of sand dune flora, but also pose interesting problems for dune conservation.","container-title":"Journal of Coastal Conservation","DOI":"10.1007/BF02743033","ISSN":"1400-0350, 1874-7841","issue":"1","journalAbbreviation":"J Coast Conserv","language":"en","page":"13-22","source":"DOI.org (Crossref)","title":"Coastal sand dune vegetation: An extreme case of species invasion","title-short":"Coastal sand dune vegetation","volume":"2","author":[{"family":"Castillo","given":"S. A."},{"family":"Moreno-Casasola","given":"P."}],"issued":{"date-parts":[["1996",1]]}}},{"id":1464,"uris":["http://zotero.org/users/6486635/items/Z6PT9SAW"],"itemData":{"id":1464,"type":"article-journal","abstract":"We modeled the potential distribution of plant species that grow on the beaches and dunes of the Mexican Atlantic coast in order to identify areas of high biodiversity. We used environmental layers in combination with georeferenced data, utilizing the MaxEnt algorithm, and produced four regional consensus maps according to the geographic distribution of the species: along the entire Mexican Atlantic coast, the Gulf of Mexico; the Yucatan Peninsula and all species combined together on a single map. The largest number of widely distributed species in the Gulf of Mexico was concentrated in the northern and central regions, while biodiversity on the Yucatan Peninsula was likely to be concentrated in the north and on Cozumel island, which is the biggest island in the Mexican Caribbean. The map combining all species together revealed a potential concurrence of species in the Gulf of Mexico and Yucatan Peninsula transition, where climatic characteristics converge within a small geographic area. In order to conserve beach and coastal dune plant biodiversity, special attention must be paid to the management plans of established protected areas and to the promotion of new protected areas consistent with the areas reported in this study, particularly in the central Gulf of Mexico and northern Yucatan Peninsula, where areas under protection are currently scarce.","container-title":"Journal for Nature Conservation","DOI":"10.1016/j.jnc.2016.04.007","ISSN":"16171381","journalAbbreviation":"Journal for Nature Conservation","language":"en","page":"25-34","source":"DOI.org (Crossref)","title":"Priority areas for conservation of beach and dune vegetation of the Mexican Atlantic coast","volume":"33","author":[{"family":"Mendoza-González","given":"Gabriela"},{"family":"Martínez","given":"M.Luisa"},{"family":"Rojas-Soto","given":"Octavio"},{"family":"Téllez-Valdés","given":"Oswaldo"},{"family":"Arias-Del Razo","given":"Itzel"}],"issued":{"date-parts":[["2016",9]]}}}],"schema":"https://github.com/citation-style-language/schema/raw/master/csl-citation.json"} </w:instrText>
      </w:r>
      <w:r w:rsidR="006A3B54">
        <w:rPr>
          <w:color w:val="000000"/>
        </w:rPr>
        <w:fldChar w:fldCharType="separate"/>
      </w:r>
      <w:r w:rsidR="0085754F" w:rsidRPr="0085754F">
        <w:rPr>
          <w:color w:val="000000"/>
        </w:rPr>
        <w:t>(Castillo and Moreno-Casasola 1996, Mendoza-González et al. 2016)</w:t>
      </w:r>
      <w:r w:rsidR="006A3B54">
        <w:rPr>
          <w:color w:val="000000"/>
        </w:rPr>
        <w:fldChar w:fldCharType="end"/>
      </w:r>
      <w:r w:rsidR="006A3B54">
        <w:rPr>
          <w:i/>
          <w:iCs/>
          <w:color w:val="000000"/>
        </w:rPr>
        <w:t xml:space="preserve">. </w:t>
      </w:r>
      <w:r w:rsidR="006A3B54">
        <w:rPr>
          <w:color w:val="000000"/>
        </w:rPr>
        <w:t>Further, we identified African Bermuda grass (</w:t>
      </w:r>
      <w:proofErr w:type="spellStart"/>
      <w:r w:rsidR="006A3B54">
        <w:rPr>
          <w:i/>
          <w:iCs/>
          <w:color w:val="000000"/>
        </w:rPr>
        <w:t>Cynodon</w:t>
      </w:r>
      <w:proofErr w:type="spellEnd"/>
      <w:r w:rsidR="006A3B54">
        <w:rPr>
          <w:i/>
          <w:iCs/>
          <w:color w:val="000000"/>
        </w:rPr>
        <w:t xml:space="preserve"> </w:t>
      </w:r>
      <w:proofErr w:type="spellStart"/>
      <w:r w:rsidR="006A3B54">
        <w:rPr>
          <w:i/>
          <w:iCs/>
          <w:color w:val="000000"/>
        </w:rPr>
        <w:t>nlemfuensis</w:t>
      </w:r>
      <w:proofErr w:type="spellEnd"/>
      <w:r w:rsidR="006A3B54">
        <w:rPr>
          <w:i/>
          <w:iCs/>
          <w:color w:val="000000"/>
        </w:rPr>
        <w:t xml:space="preserve">, </w:t>
      </w:r>
      <w:r w:rsidR="006A3B54">
        <w:rPr>
          <w:color w:val="000000"/>
        </w:rPr>
        <w:t xml:space="preserve">hereafter “grass”) throughout the site. </w:t>
      </w:r>
    </w:p>
    <w:p w14:paraId="1BFDAAD5" w14:textId="57A4A480" w:rsidR="00004B97" w:rsidRDefault="00004B97" w:rsidP="008104A6">
      <w:pPr>
        <w:spacing w:line="480" w:lineRule="auto"/>
        <w:ind w:firstLine="720"/>
        <w:jc w:val="both"/>
        <w:rPr>
          <w:color w:val="000000"/>
        </w:rPr>
      </w:pPr>
      <w:r>
        <w:rPr>
          <w:color w:val="000000"/>
        </w:rPr>
        <w:lastRenderedPageBreak/>
        <w:t xml:space="preserve">Because people dump </w:t>
      </w:r>
      <w:r w:rsidRPr="008104A6">
        <w:rPr>
          <w:i/>
          <w:iCs/>
          <w:color w:val="000000"/>
        </w:rPr>
        <w:t>Sargassum</w:t>
      </w:r>
      <w:r>
        <w:rPr>
          <w:color w:val="000000"/>
        </w:rPr>
        <w:t xml:space="preserve"> in</w:t>
      </w:r>
      <w:r w:rsidR="002E6578">
        <w:rPr>
          <w:color w:val="000000"/>
        </w:rPr>
        <w:t xml:space="preserve"> old quarries in</w:t>
      </w:r>
      <w:r>
        <w:rPr>
          <w:color w:val="000000"/>
        </w:rPr>
        <w:t xml:space="preserve"> forest</w:t>
      </w:r>
      <w:r w:rsidR="00B97B3D">
        <w:rPr>
          <w:color w:val="000000"/>
        </w:rPr>
        <w:t xml:space="preserve"> clearings</w:t>
      </w:r>
      <w:r w:rsidR="002E6578">
        <w:rPr>
          <w:color w:val="000000"/>
        </w:rPr>
        <w:t xml:space="preserve"> </w:t>
      </w:r>
      <w:r w:rsidR="002E6578">
        <w:rPr>
          <w:color w:val="000000"/>
        </w:rPr>
        <w:fldChar w:fldCharType="begin"/>
      </w:r>
      <w:r w:rsidR="002E6578">
        <w:rPr>
          <w:color w:val="000000"/>
        </w:rPr>
        <w:instrText xml:space="preserve"> ADDIN ZOTERO_ITEM CSL_CITATION {"citationID":"uMUUW5e6","properties":{"formattedCitation":"(Rodr\\uc0\\u237{}guez-Mart\\uc0\\u237{}nez et al. 2023)","plainCitation":"(Rodríguez-Martínez et al. 2023)","noteIndex":0},"citationItems":[{"id":1388,"uris":["http://zotero.org/users/6486635/items/XNBBQ6FL"],"itemData":{"id":1388,"type":"article-journal","abstract":"Pelagic Sargassum spp. (Sargassum) blooms in the tropical Atlantic began in 2011. Since then, frequent and significant beaching events have caused ecological, economic, and human-health-related problems in over 30 countries. On the Mexican Caribbean coast, massive beaching events began in late 2014 and, since 2018, have occurred annually, with high-volume landings lasting from five to seven months. This study analyzes data on Sargassum cleanup costs done by three municipalities (Puerto Morelos, Solidaridad, and Tulum) and five hotels between Tulum and Cancun. The annual harvested volumes ranged from 10,105–40,932 m3 per kilometer, resulting in US$ 0.3–1.1 M cleanup costs per kilometer. The prices of cleaning one cubic meter of Sargassum ranged from US$: 19–85. The expenses were influenced by cleanup management strategies rather than beach cast volumes. Hotels were more cost-effective than municipalities. For the city of Puerto Morelos, we additionally calculated the yearly and monthly cleanup costs using the mean per-unit price obtained from hotels within this municipality (US$ 27 per m3) and the Sargassum volumes removed monthly from the beach by 14 hotels during 2018, 2019, 2021, and 2022. The costs per kilometer for this municipality ranged from 0.8 to 1.5 M in years (Mean: 1.0 M) and US$ 10,186–100,446 over months, with mean values greater than US$ 70,000 from May to August. The data provided here can help governments and hotels to anticipate cleanup costs for forecasting purposes and industries interested in valorizing Sargassum.","container-title":"Ocean &amp; Coastal Management","DOI":"10.1016/j.ocecoaman.2023.106542","ISSN":"09645691","journalAbbreviation":"Ocean &amp; Coastal Management","language":"en","page":"106542","source":"DOI.org (Crossref)","title":"Pelagic Sargassum cleanup cost in Mexico","volume":"237","author":[{"family":"Rodríguez-Martínez","given":"Rosa E."},{"family":"Torres-Conde","given":"Eduardo Gabriel"},{"family":"Jordán-Dahlgren","given":"Eric"}],"issued":{"date-parts":[["2023",4]]}}}],"schema":"https://github.com/citation-style-language/schema/raw/master/csl-citation.json"} </w:instrText>
      </w:r>
      <w:r w:rsidR="002E6578">
        <w:rPr>
          <w:color w:val="000000"/>
        </w:rPr>
        <w:fldChar w:fldCharType="separate"/>
      </w:r>
      <w:r w:rsidR="002E6578" w:rsidRPr="002E6578">
        <w:rPr>
          <w:color w:val="000000"/>
        </w:rPr>
        <w:t>(Rodríguez-Martínez et al. 2023)</w:t>
      </w:r>
      <w:r w:rsidR="002E6578">
        <w:rPr>
          <w:color w:val="000000"/>
        </w:rPr>
        <w:fldChar w:fldCharType="end"/>
      </w:r>
      <w:r w:rsidR="00B97B3D">
        <w:rPr>
          <w:color w:val="000000"/>
        </w:rPr>
        <w:t xml:space="preserve"> that allow access for large dump trucks, our forest manipulation was deployed on the perimeter of a forest clearing </w:t>
      </w:r>
      <w:r w:rsidR="00B97B3D">
        <w:t>in</w:t>
      </w:r>
      <w:r w:rsidR="00B97B3D">
        <w:rPr>
          <w:color w:val="000000"/>
        </w:rPr>
        <w:t xml:space="preserve"> a</w:t>
      </w:r>
      <w:r w:rsidR="00B97B3D" w:rsidRPr="002B44DB">
        <w:rPr>
          <w:color w:val="000000"/>
        </w:rPr>
        <w:t xml:space="preserve"> </w:t>
      </w:r>
      <w:r w:rsidR="00B97B3D" w:rsidRPr="00FA42BD">
        <w:rPr>
          <w:color w:val="000000"/>
        </w:rPr>
        <w:t>botanical garden (</w:t>
      </w:r>
      <w:proofErr w:type="spellStart"/>
      <w:r w:rsidR="00B97B3D" w:rsidRPr="00FA42BD">
        <w:rPr>
          <w:color w:val="000000"/>
        </w:rPr>
        <w:t>Jardín</w:t>
      </w:r>
      <w:proofErr w:type="spellEnd"/>
      <w:r w:rsidR="00B97B3D" w:rsidRPr="00FA42BD">
        <w:rPr>
          <w:color w:val="000000"/>
        </w:rPr>
        <w:t xml:space="preserve"> </w:t>
      </w:r>
      <w:proofErr w:type="spellStart"/>
      <w:r w:rsidR="00B97B3D" w:rsidRPr="00FA42BD">
        <w:rPr>
          <w:color w:val="000000"/>
        </w:rPr>
        <w:t>Botánico</w:t>
      </w:r>
      <w:proofErr w:type="spellEnd"/>
      <w:r w:rsidR="00B97B3D" w:rsidRPr="00FA42BD">
        <w:rPr>
          <w:color w:val="000000"/>
        </w:rPr>
        <w:t xml:space="preserve"> ECOSUR “Dr. Alfredo Barrera Marín”;</w:t>
      </w:r>
      <w:r w:rsidR="00B97B3D" w:rsidRPr="00FA42BD">
        <w:t xml:space="preserve"> </w:t>
      </w:r>
      <w:r w:rsidR="00B97B3D" w:rsidRPr="00FA42BD">
        <w:rPr>
          <w:color w:val="000000"/>
        </w:rPr>
        <w:t>20.84400° N, 86.90278° W).</w:t>
      </w:r>
      <w:r w:rsidR="00B97B3D">
        <w:rPr>
          <w:color w:val="000000"/>
        </w:rPr>
        <w:t xml:space="preserve"> This forest is </w:t>
      </w:r>
      <w:r w:rsidR="002E6578">
        <w:rPr>
          <w:color w:val="000000"/>
        </w:rPr>
        <w:t>4.2</w:t>
      </w:r>
      <w:r w:rsidR="004115C0">
        <w:rPr>
          <w:color w:val="000000"/>
        </w:rPr>
        <w:t xml:space="preserve"> </w:t>
      </w:r>
      <w:r w:rsidR="00B97B3D">
        <w:rPr>
          <w:color w:val="000000"/>
        </w:rPr>
        <w:t xml:space="preserve">km away from known </w:t>
      </w:r>
      <w:r w:rsidR="008F61D7">
        <w:rPr>
          <w:color w:val="000000"/>
        </w:rPr>
        <w:t xml:space="preserve">forest </w:t>
      </w:r>
      <w:r w:rsidR="00B97B3D" w:rsidRPr="008104A6">
        <w:rPr>
          <w:i/>
          <w:iCs/>
          <w:color w:val="000000"/>
        </w:rPr>
        <w:t>Sargassum</w:t>
      </w:r>
      <w:r w:rsidR="00B97B3D">
        <w:rPr>
          <w:color w:val="000000"/>
        </w:rPr>
        <w:t xml:space="preserve"> dumps. </w:t>
      </w:r>
      <w:r>
        <w:rPr>
          <w:color w:val="000000"/>
        </w:rPr>
        <w:t xml:space="preserve">The dry forests in this region are considered tropical semi-evergreen forests </w:t>
      </w:r>
      <w:r w:rsidR="003B1B7A">
        <w:rPr>
          <w:color w:val="000000"/>
        </w:rPr>
        <w:fldChar w:fldCharType="begin"/>
      </w:r>
      <w:r w:rsidR="004115C0">
        <w:rPr>
          <w:color w:val="000000"/>
        </w:rPr>
        <w:instrText xml:space="preserve"> ADDIN ZOTERO_ITEM CSL_CITATION {"citationID":"bl8bCTAU","properties":{"formattedCitation":"(Miranda and Hern\\uc0\\u225{}ndez-X. 1963)","plainCitation":"(Miranda and Hernández-X. 1963)","noteIndex":0},"citationItems":[{"id":1450,"uris":["http://zotero.org/users/6486635/items/KXN9CJFF"],"itemData":{"id":1450,"type":"article-journal","abstract":"México posee una de las floras más variadas de América, debido a la circunstancia de encontrarse situado su territorio entre la zona templada del Norte y la zona tropical con bastante considerable extensión de zona sub-tropical. La variedad de la flora mexicana refleja en cierto modo la increíble diversidad de climas y suelos, causada por la accidentada topografía y la compleja estructura geológica de su suelo. Los tipos de vegetación que cubren el multiforme territorio de la República van desde las selvas altas de las regiones muy húmedas del Sureste y vertiente del Atlántico hasta la vegetación de las zonas de desiertos áridos de partes de Chihuahua, Sonora y Baja California y hasta la de los desiertos frígidos de las partes más elevadas de los elevados volcanes de la llamada a veces Cadena Volcánica Transversal.","container-title":"Botanical Sciences","DOI":"10.17129/botsci.1084","ISSN":"2007-4476, 2007-4298","issue":"28","journalAbbreviation":"Bot. Sci.","language":"es","page":"29-179","source":"DOI.org (Crossref)","title":"Los tipos de vegetación de México y su clasificación","author":[{"family":"Miranda","given":"Faustino"},{"family":"Hernández-X.","given":"Efraim"}],"issued":{"date-parts":[["1963",9,15]]}}}],"schema":"https://github.com/citation-style-language/schema/raw/master/csl-citation.json"} </w:instrText>
      </w:r>
      <w:r w:rsidR="003B1B7A">
        <w:rPr>
          <w:color w:val="000000"/>
        </w:rPr>
        <w:fldChar w:fldCharType="separate"/>
      </w:r>
      <w:r w:rsidR="004115C0" w:rsidRPr="004115C0">
        <w:rPr>
          <w:color w:val="000000"/>
        </w:rPr>
        <w:t>(Miranda and Hernández-X. 1963)</w:t>
      </w:r>
      <w:r w:rsidR="003B1B7A">
        <w:rPr>
          <w:color w:val="000000"/>
        </w:rPr>
        <w:fldChar w:fldCharType="end"/>
      </w:r>
      <w:r w:rsidR="004115C0">
        <w:rPr>
          <w:color w:val="000000"/>
        </w:rPr>
        <w:t xml:space="preserve"> </w:t>
      </w:r>
      <w:r>
        <w:rPr>
          <w:color w:val="000000"/>
        </w:rPr>
        <w:t>that reach canopy heights of 15-20 m</w:t>
      </w:r>
      <w:r w:rsidR="004115C0">
        <w:rPr>
          <w:color w:val="000000"/>
        </w:rPr>
        <w:t xml:space="preserve"> </w:t>
      </w:r>
      <w:r w:rsidR="004115C0">
        <w:rPr>
          <w:color w:val="000000"/>
        </w:rPr>
        <w:fldChar w:fldCharType="begin"/>
      </w:r>
      <w:r w:rsidR="00C10224">
        <w:rPr>
          <w:color w:val="000000"/>
        </w:rPr>
        <w:instrText xml:space="preserve"> ADDIN ZOTERO_ITEM CSL_CITATION {"citationID":"cp8NRQMy","properties":{"formattedCitation":"(S\\uc0\\u225{}nchez S\\uc0\\u225{}nchez and Islebe 1999)","plainCitation":"(Sánchez Sánchez and Islebe 1999)","noteIndex":0},"citationItems":[{"id":1454,"uris":["http://zotero.org/users/6486635/items/PHYHTSPU"],"itemData":{"id":1454,"type":"article-journal","abstract":"Summary\n            This paper describes structural change and damage to the natural tree vegetation in the Dr Alfredo Barrera Marín Botanical Garden, following Hurricane Gilbert in September, 1988. Post‐hurricane data were compared with pre‐hurricane data from the same plots, focusing mainly on composition and structure. Near complete defoliation of trees and plants of the understorey occurred and average foliage loss was estimated to be 4.5 t/ha. The density of trees decreased by 33%, and the basal area decreased by 12%. Small diameter trees accounted for the great majority of losses and trees in the largest diameter classes survived best. The average height of trees in the lower canopy decreased by 6% and for those in the upper canopy by 9%. The frequency of understorey plants decreased by 51% and their cover decreased by 70%. Floristic richness decreased only slightly after the hurricane.\n          , \n            Resumen\n            \n              Este trabajo se refiere al cambio estructural y daños generales que sufrió la vegetación natural del Jardín Botánico Dr Alfredo Barrera Marín, después del paso del huracán Gilberto en septiembre de 1988. El estudio toma como punto de comparación un trabajo previo realizado por\n              Sánchez (1987)\n              , quien efectuó sus mediciones en tres parcelas que fueron establecidas y estudiadas tres años antes del huracán. La mayor parte del daño incluyó la defoliación cercana al 100% de árboles y plantas del sotobosque cayendo en promedio 4.5 t/ha de hojas. La densidad de árboles disminuyó 33%, significando un decremento de 12% en el área basal. Los árboles de diamétro pequeño fueron derribados en su gran mayoría, mientras que los árboles de las clases diamétricas más grandes sobrevivieron. El promedio de altura para los árboles entre 3–8 m disminuyó 6% y para los árboles entre 8.1–16 m disminuyó 9%. La densidad de plantas del sotobosque disminuyó 51% y su cobertura tuvo un decremento de 70%. La riqueza específica disminuyó ligeramente para después del huracán.","container-title":"Global Ecology and Biogeography","DOI":"10.1046/j.1365-2699.1999.00317.x","ISSN":"1466-822X, 1466-8238","issue":"1","journalAbbreviation":"Global Ecology and Biogeography","language":"en","page":"29-38","source":"DOI.org (Crossref)","title":"Hurricane Gilbert and structural changes in a tropical forest in south‐eastern Mexico","volume":"8","author":[{"family":"Sánchez Sánchez","given":"O."},{"family":"Islebe","given":"G. A."}],"issued":{"date-parts":[["1999",1]]}}}],"schema":"https://github.com/citation-style-language/schema/raw/master/csl-citation.json"} </w:instrText>
      </w:r>
      <w:r w:rsidR="004115C0">
        <w:rPr>
          <w:color w:val="000000"/>
        </w:rPr>
        <w:fldChar w:fldCharType="separate"/>
      </w:r>
      <w:r w:rsidR="00C10224" w:rsidRPr="00C10224">
        <w:rPr>
          <w:color w:val="000000"/>
        </w:rPr>
        <w:t>(Sánchez Sánchez and Islebe 1999)</w:t>
      </w:r>
      <w:r w:rsidR="004115C0">
        <w:rPr>
          <w:color w:val="000000"/>
        </w:rPr>
        <w:fldChar w:fldCharType="end"/>
      </w:r>
      <w:r>
        <w:rPr>
          <w:color w:val="000000"/>
        </w:rPr>
        <w:t xml:space="preserve">. Characteristic trees in the forest include </w:t>
      </w:r>
      <w:proofErr w:type="spellStart"/>
      <w:r w:rsidRPr="007031D6">
        <w:rPr>
          <w:i/>
          <w:iCs/>
          <w:color w:val="000000"/>
        </w:rPr>
        <w:t>Brosimum</w:t>
      </w:r>
      <w:proofErr w:type="spellEnd"/>
      <w:r w:rsidRPr="007031D6">
        <w:rPr>
          <w:i/>
          <w:iCs/>
          <w:color w:val="000000"/>
        </w:rPr>
        <w:t xml:space="preserve"> </w:t>
      </w:r>
      <w:proofErr w:type="spellStart"/>
      <w:r w:rsidRPr="007031D6">
        <w:rPr>
          <w:i/>
          <w:iCs/>
          <w:color w:val="000000"/>
        </w:rPr>
        <w:t>alicastrum</w:t>
      </w:r>
      <w:proofErr w:type="spellEnd"/>
      <w:r>
        <w:rPr>
          <w:color w:val="000000"/>
        </w:rPr>
        <w:t xml:space="preserve">, </w:t>
      </w:r>
      <w:proofErr w:type="spellStart"/>
      <w:r w:rsidRPr="007031D6">
        <w:rPr>
          <w:i/>
          <w:iCs/>
          <w:color w:val="000000"/>
        </w:rPr>
        <w:t>Talisia</w:t>
      </w:r>
      <w:proofErr w:type="spellEnd"/>
      <w:r w:rsidRPr="007031D6">
        <w:rPr>
          <w:i/>
          <w:iCs/>
          <w:color w:val="000000"/>
        </w:rPr>
        <w:t xml:space="preserve"> </w:t>
      </w:r>
      <w:proofErr w:type="spellStart"/>
      <w:r w:rsidRPr="007031D6">
        <w:rPr>
          <w:i/>
          <w:iCs/>
          <w:color w:val="000000"/>
        </w:rPr>
        <w:t>olivaeformis</w:t>
      </w:r>
      <w:proofErr w:type="spellEnd"/>
      <w:r>
        <w:rPr>
          <w:color w:val="000000"/>
        </w:rPr>
        <w:t xml:space="preserve">, </w:t>
      </w:r>
      <w:r w:rsidRPr="007031D6">
        <w:rPr>
          <w:i/>
          <w:iCs/>
          <w:color w:val="000000"/>
        </w:rPr>
        <w:t>Manilkara zapota</w:t>
      </w:r>
      <w:r>
        <w:rPr>
          <w:color w:val="000000"/>
        </w:rPr>
        <w:t xml:space="preserve">, </w:t>
      </w:r>
      <w:proofErr w:type="spellStart"/>
      <w:r w:rsidRPr="007031D6">
        <w:rPr>
          <w:i/>
          <w:iCs/>
          <w:color w:val="000000"/>
        </w:rPr>
        <w:t>Myrcianthes</w:t>
      </w:r>
      <w:proofErr w:type="spellEnd"/>
      <w:r w:rsidRPr="007031D6">
        <w:rPr>
          <w:i/>
          <w:iCs/>
          <w:color w:val="000000"/>
        </w:rPr>
        <w:t xml:space="preserve"> fragrans</w:t>
      </w:r>
      <w:r>
        <w:rPr>
          <w:color w:val="000000"/>
        </w:rPr>
        <w:t xml:space="preserve">, and </w:t>
      </w:r>
      <w:proofErr w:type="spellStart"/>
      <w:r w:rsidRPr="007031D6">
        <w:rPr>
          <w:i/>
          <w:iCs/>
          <w:color w:val="000000"/>
        </w:rPr>
        <w:t>Dideroxylon</w:t>
      </w:r>
      <w:proofErr w:type="spellEnd"/>
      <w:r w:rsidRPr="007031D6">
        <w:rPr>
          <w:i/>
          <w:iCs/>
          <w:color w:val="000000"/>
        </w:rPr>
        <w:t xml:space="preserve"> </w:t>
      </w:r>
      <w:proofErr w:type="spellStart"/>
      <w:r w:rsidRPr="007031D6">
        <w:rPr>
          <w:i/>
          <w:iCs/>
          <w:color w:val="000000"/>
        </w:rPr>
        <w:t>gaumeriq</w:t>
      </w:r>
      <w:proofErr w:type="spellEnd"/>
      <w:r>
        <w:rPr>
          <w:color w:val="000000"/>
        </w:rPr>
        <w:t xml:space="preserve">. Characteristic understory species include </w:t>
      </w:r>
      <w:proofErr w:type="spellStart"/>
      <w:r w:rsidRPr="007031D6">
        <w:rPr>
          <w:i/>
          <w:iCs/>
          <w:color w:val="000000"/>
        </w:rPr>
        <w:t>Drypetes</w:t>
      </w:r>
      <w:proofErr w:type="spellEnd"/>
      <w:r w:rsidRPr="007031D6">
        <w:rPr>
          <w:i/>
          <w:iCs/>
          <w:color w:val="000000"/>
        </w:rPr>
        <w:t xml:space="preserve"> </w:t>
      </w:r>
      <w:proofErr w:type="spellStart"/>
      <w:r w:rsidRPr="007031D6">
        <w:rPr>
          <w:i/>
          <w:iCs/>
          <w:color w:val="000000"/>
        </w:rPr>
        <w:t>lateriflora</w:t>
      </w:r>
      <w:proofErr w:type="spellEnd"/>
      <w:r>
        <w:rPr>
          <w:color w:val="000000"/>
        </w:rPr>
        <w:t xml:space="preserve">, </w:t>
      </w:r>
      <w:proofErr w:type="spellStart"/>
      <w:r w:rsidRPr="007031D6">
        <w:rPr>
          <w:i/>
          <w:iCs/>
          <w:color w:val="000000"/>
        </w:rPr>
        <w:t>Coccoloba</w:t>
      </w:r>
      <w:proofErr w:type="spellEnd"/>
      <w:r w:rsidRPr="007031D6">
        <w:rPr>
          <w:i/>
          <w:iCs/>
          <w:color w:val="000000"/>
        </w:rPr>
        <w:t xml:space="preserve"> </w:t>
      </w:r>
      <w:proofErr w:type="spellStart"/>
      <w:r w:rsidRPr="007031D6">
        <w:rPr>
          <w:i/>
          <w:iCs/>
          <w:color w:val="000000"/>
        </w:rPr>
        <w:t>diversifolio</w:t>
      </w:r>
      <w:proofErr w:type="spellEnd"/>
      <w:r>
        <w:rPr>
          <w:color w:val="000000"/>
        </w:rPr>
        <w:t xml:space="preserve">, </w:t>
      </w:r>
      <w:proofErr w:type="spellStart"/>
      <w:r w:rsidRPr="007031D6">
        <w:rPr>
          <w:i/>
          <w:iCs/>
          <w:color w:val="000000"/>
        </w:rPr>
        <w:t>Gymnanthes</w:t>
      </w:r>
      <w:proofErr w:type="spellEnd"/>
      <w:r w:rsidRPr="007031D6">
        <w:rPr>
          <w:i/>
          <w:iCs/>
          <w:color w:val="000000"/>
        </w:rPr>
        <w:t xml:space="preserve"> lucida</w:t>
      </w:r>
      <w:r>
        <w:rPr>
          <w:color w:val="000000"/>
        </w:rPr>
        <w:t xml:space="preserve">, </w:t>
      </w:r>
      <w:proofErr w:type="spellStart"/>
      <w:r w:rsidRPr="007031D6">
        <w:rPr>
          <w:i/>
          <w:iCs/>
          <w:color w:val="000000"/>
        </w:rPr>
        <w:t>Thrinax</w:t>
      </w:r>
      <w:proofErr w:type="spellEnd"/>
      <w:r w:rsidRPr="007031D6">
        <w:rPr>
          <w:i/>
          <w:iCs/>
          <w:color w:val="000000"/>
        </w:rPr>
        <w:t xml:space="preserve"> radiata</w:t>
      </w:r>
      <w:r>
        <w:rPr>
          <w:color w:val="000000"/>
        </w:rPr>
        <w:t xml:space="preserve">, and </w:t>
      </w:r>
      <w:proofErr w:type="spellStart"/>
      <w:r w:rsidRPr="007031D6">
        <w:rPr>
          <w:i/>
          <w:iCs/>
          <w:color w:val="000000"/>
        </w:rPr>
        <w:t>Coccothrinax</w:t>
      </w:r>
      <w:proofErr w:type="spellEnd"/>
      <w:r w:rsidRPr="007031D6">
        <w:rPr>
          <w:i/>
          <w:iCs/>
          <w:color w:val="000000"/>
        </w:rPr>
        <w:t xml:space="preserve"> </w:t>
      </w:r>
      <w:proofErr w:type="spellStart"/>
      <w:r w:rsidRPr="007031D6">
        <w:rPr>
          <w:i/>
          <w:iCs/>
          <w:color w:val="000000"/>
        </w:rPr>
        <w:t>readii</w:t>
      </w:r>
      <w:proofErr w:type="spellEnd"/>
      <w:r>
        <w:rPr>
          <w:color w:val="000000"/>
        </w:rPr>
        <w:t xml:space="preserve"> </w:t>
      </w:r>
      <w:r w:rsidR="00270F8D">
        <w:rPr>
          <w:color w:val="000000"/>
        </w:rPr>
        <w:fldChar w:fldCharType="begin"/>
      </w:r>
      <w:r w:rsidR="00F06694">
        <w:rPr>
          <w:color w:val="000000"/>
        </w:rPr>
        <w:instrText xml:space="preserve"> ADDIN ZOTERO_ITEM CSL_CITATION {"citationID":"uadwPzh2","properties":{"formattedCitation":"(S\\uc0\\u225{}nchez S\\uc0\\u225{}nchez and Islebe 1999)","plainCitation":"(Sánchez Sánchez and Islebe 1999)","noteIndex":0},"citationItems":[{"id":1454,"uris":["http://zotero.org/users/6486635/items/PHYHTSPU"],"itemData":{"id":1454,"type":"article-journal","abstract":"Summary\n            This paper describes structural change and damage to the natural tree vegetation in the Dr Alfredo Barrera Marín Botanical Garden, following Hurricane Gilbert in September, 1988. Post‐hurricane data were compared with pre‐hurricane data from the same plots, focusing mainly on composition and structure. Near complete defoliation of trees and plants of the understorey occurred and average foliage loss was estimated to be 4.5 t/ha. The density of trees decreased by 33%, and the basal area decreased by 12%. Small diameter trees accounted for the great majority of losses and trees in the largest diameter classes survived best. The average height of trees in the lower canopy decreased by 6% and for those in the upper canopy by 9%. The frequency of understorey plants decreased by 51% and their cover decreased by 70%. Floristic richness decreased only slightly after the hurricane.\n          , \n            Resumen\n            \n              Este trabajo se refiere al cambio estructural y daños generales que sufrió la vegetación natural del Jardín Botánico Dr Alfredo Barrera Marín, después del paso del huracán Gilberto en septiembre de 1988. El estudio toma como punto de comparación un trabajo previo realizado por\n              Sánchez (1987)\n              , quien efectuó sus mediciones en tres parcelas que fueron establecidas y estudiadas tres años antes del huracán. La mayor parte del daño incluyó la defoliación cercana al 100% de árboles y plantas del sotobosque cayendo en promedio 4.5 t/ha de hojas. La densidad de árboles disminuyó 33%, significando un decremento de 12% en el área basal. Los árboles de diamétro pequeño fueron derribados en su gran mayoría, mientras que los árboles de las clases diamétricas más grandes sobrevivieron. El promedio de altura para los árboles entre 3–8 m disminuyó 6% y para los árboles entre 8.1–16 m disminuyó 9%. La densidad de plantas del sotobosque disminuyó 51% y su cobertura tuvo un decremento de 70%. La riqueza específica disminuyó ligeramente para después del huracán.","container-title":"Global Ecology and Biogeography","DOI":"10.1046/j.1365-2699.1999.00317.x","ISSN":"1466-822X, 1466-8238","issue":"1","journalAbbreviation":"Global Ecology and Biogeography","language":"en","page":"29-38","source":"DOI.org (Crossref)","title":"Hurricane Gilbert and structural changes in a tropical forest in south‐eastern Mexico","volume":"8","author":[{"family":"Sánchez Sánchez","given":"O."},{"family":"Islebe","given":"G. A."}],"issued":{"date-parts":[["1999",1]]}}}],"schema":"https://github.com/citation-style-language/schema/raw/master/csl-citation.json"} </w:instrText>
      </w:r>
      <w:r w:rsidR="00270F8D">
        <w:rPr>
          <w:color w:val="000000"/>
        </w:rPr>
        <w:fldChar w:fldCharType="separate"/>
      </w:r>
      <w:r w:rsidR="00270F8D" w:rsidRPr="00C10224">
        <w:rPr>
          <w:color w:val="000000"/>
        </w:rPr>
        <w:t>(Sánchez Sánchez and Islebe 1999)</w:t>
      </w:r>
      <w:r w:rsidR="00270F8D">
        <w:rPr>
          <w:color w:val="000000"/>
        </w:rPr>
        <w:fldChar w:fldCharType="end"/>
      </w:r>
      <w:r w:rsidR="00270F8D">
        <w:rPr>
          <w:color w:val="000000"/>
        </w:rPr>
        <w:t xml:space="preserve">. </w:t>
      </w:r>
      <w:r>
        <w:rPr>
          <w:color w:val="000000"/>
        </w:rPr>
        <w:t>The forest soil type is Lithosol-Rendzina and thus ha</w:t>
      </w:r>
      <w:r w:rsidR="00763A12">
        <w:rPr>
          <w:color w:val="000000"/>
        </w:rPr>
        <w:t>s</w:t>
      </w:r>
      <w:r>
        <w:rPr>
          <w:color w:val="000000"/>
        </w:rPr>
        <w:t xml:space="preserve"> a well-developed topsoil, no</w:t>
      </w:r>
      <w:r w:rsidR="005D0BA3">
        <w:rPr>
          <w:color w:val="000000"/>
        </w:rPr>
        <w:t xml:space="preserve"> </w:t>
      </w:r>
      <w:r>
        <w:rPr>
          <w:color w:val="000000"/>
        </w:rPr>
        <w:t xml:space="preserve">subsoil, and are shallow (&lt;30cm) over limestone </w:t>
      </w:r>
      <w:r w:rsidR="005D0BA3">
        <w:rPr>
          <w:color w:val="000000"/>
        </w:rPr>
        <w:fldChar w:fldCharType="begin"/>
      </w:r>
      <w:r w:rsidR="005D0BA3">
        <w:rPr>
          <w:color w:val="000000"/>
        </w:rPr>
        <w:instrText xml:space="preserve"> ADDIN ZOTERO_ITEM CSL_CITATION {"citationID":"VrcQfN2W","properties":{"formattedCitation":"(Islebe et al. 2015)","plainCitation":"(Islebe et al. 2015)","noteIndex":0},"citationItems":[{"id":1466,"uris":["http://zotero.org/users/6486635/items/R433BF75"],"itemData":{"id":1466,"type":"book","event-place":"Cham","ISBN":"978-3-319-06528-1","language":"en","note":"DOI: 10.1007/978-3-319-06529-8","publisher":"Springer International Publishing","publisher-place":"Cham","source":"DOI.org (Crossref)","title":"Biodiversity and Conservation of the Yucatán Peninsula","URL":"https://link.springer.com/10.1007/978-3-319-06529-8","editor":[{"family":"Islebe","given":"Gerald Alexander"},{"family":"Calmé","given":"Sophie"},{"family":"León-Cortés","given":"Jorge L."},{"family":"Schmook","given":"Birgit"}],"accessed":{"date-parts":[["2024",1,26]]},"issued":{"date-parts":[["2015"]]}}}],"schema":"https://github.com/citation-style-language/schema/raw/master/csl-citation.json"} </w:instrText>
      </w:r>
      <w:r w:rsidR="005D0BA3">
        <w:rPr>
          <w:color w:val="000000"/>
        </w:rPr>
        <w:fldChar w:fldCharType="separate"/>
      </w:r>
      <w:r w:rsidR="005D0BA3">
        <w:rPr>
          <w:noProof/>
          <w:color w:val="000000"/>
        </w:rPr>
        <w:t>(Islebe et al. 2015)</w:t>
      </w:r>
      <w:r w:rsidR="005D0BA3">
        <w:rPr>
          <w:color w:val="000000"/>
        </w:rPr>
        <w:fldChar w:fldCharType="end"/>
      </w:r>
      <w:r w:rsidR="005D0BA3">
        <w:rPr>
          <w:color w:val="000000"/>
        </w:rPr>
        <w:t>.</w:t>
      </w:r>
      <w:r w:rsidR="00273337">
        <w:rPr>
          <w:color w:val="000000"/>
        </w:rPr>
        <w:t xml:space="preserve"> </w:t>
      </w:r>
    </w:p>
    <w:p w14:paraId="79485D8B" w14:textId="2B95FF3C" w:rsidR="00A108B8" w:rsidRPr="002531D3" w:rsidRDefault="00E90576" w:rsidP="008104A6">
      <w:pPr>
        <w:spacing w:line="480" w:lineRule="auto"/>
        <w:ind w:firstLine="720"/>
        <w:jc w:val="both"/>
        <w:rPr>
          <w:color w:val="000000"/>
        </w:rPr>
      </w:pPr>
      <w:r>
        <w:rPr>
          <w:color w:val="000000"/>
        </w:rPr>
        <w:t xml:space="preserve">Our manipulation crossed Habitat (Beach, Forest) with </w:t>
      </w:r>
      <w:r w:rsidRPr="005D0BA3">
        <w:rPr>
          <w:i/>
          <w:iCs/>
          <w:color w:val="000000"/>
        </w:rPr>
        <w:t>Sargassum</w:t>
      </w:r>
      <w:r>
        <w:rPr>
          <w:color w:val="000000"/>
        </w:rPr>
        <w:t xml:space="preserve"> (Addition, Control). At each site, we haphazardly selected locations for paired plots (separated by 9</w:t>
      </w:r>
      <w:r w:rsidR="00763A12">
        <w:rPr>
          <w:color w:val="000000"/>
        </w:rPr>
        <w:t xml:space="preserve"> </w:t>
      </w:r>
      <w:r>
        <w:rPr>
          <w:color w:val="000000"/>
        </w:rPr>
        <w:t xml:space="preserve">m between pile centers) and then randomly assigned one plot of each pair to either </w:t>
      </w:r>
      <w:r w:rsidRPr="005D0BA3">
        <w:rPr>
          <w:i/>
          <w:iCs/>
          <w:color w:val="000000"/>
        </w:rPr>
        <w:t>Sargassum</w:t>
      </w:r>
      <w:r>
        <w:rPr>
          <w:color w:val="000000"/>
        </w:rPr>
        <w:t xml:space="preserve"> </w:t>
      </w:r>
      <w:r w:rsidR="00F85644">
        <w:rPr>
          <w:color w:val="000000"/>
        </w:rPr>
        <w:t>A</w:t>
      </w:r>
      <w:r>
        <w:rPr>
          <w:color w:val="000000"/>
        </w:rPr>
        <w:t xml:space="preserve">ddition or unmanipulated </w:t>
      </w:r>
      <w:r w:rsidR="00763A12">
        <w:rPr>
          <w:color w:val="000000"/>
        </w:rPr>
        <w:t>C</w:t>
      </w:r>
      <w:r>
        <w:rPr>
          <w:color w:val="000000"/>
        </w:rPr>
        <w:t xml:space="preserve">ontrol (n=5). For </w:t>
      </w:r>
      <w:r w:rsidR="008750DD">
        <w:rPr>
          <w:color w:val="000000"/>
        </w:rPr>
        <w:t>A</w:t>
      </w:r>
      <w:r w:rsidR="008F61D7">
        <w:rPr>
          <w:color w:val="000000"/>
        </w:rPr>
        <w:t xml:space="preserve">ddition </w:t>
      </w:r>
      <w:r>
        <w:rPr>
          <w:color w:val="000000"/>
        </w:rPr>
        <w:t xml:space="preserve">plots, we </w:t>
      </w:r>
      <w:r w:rsidR="00763A12">
        <w:rPr>
          <w:color w:val="000000"/>
        </w:rPr>
        <w:t>created large</w:t>
      </w:r>
      <w:r>
        <w:rPr>
          <w:color w:val="000000"/>
        </w:rPr>
        <w:t xml:space="preserve"> piles of </w:t>
      </w:r>
      <w:r w:rsidRPr="005D0BA3">
        <w:rPr>
          <w:i/>
          <w:iCs/>
          <w:color w:val="000000"/>
        </w:rPr>
        <w:t>Sargassum</w:t>
      </w:r>
      <w:r>
        <w:rPr>
          <w:color w:val="000000"/>
        </w:rPr>
        <w:t xml:space="preserve"> (~1.</w:t>
      </w:r>
      <w:r w:rsidR="007D3260">
        <w:rPr>
          <w:color w:val="000000"/>
        </w:rPr>
        <w:t>8</w:t>
      </w:r>
      <w:r w:rsidR="005D0BA3">
        <w:rPr>
          <w:color w:val="000000"/>
        </w:rPr>
        <w:t>8</w:t>
      </w:r>
      <w:r>
        <w:rPr>
          <w:color w:val="000000"/>
        </w:rPr>
        <w:t xml:space="preserve"> m radius) with a backhoe or wheelbarrows (for the </w:t>
      </w:r>
      <w:r w:rsidR="005D0BA3">
        <w:rPr>
          <w:color w:val="000000"/>
        </w:rPr>
        <w:t>B</w:t>
      </w:r>
      <w:r>
        <w:rPr>
          <w:color w:val="000000"/>
        </w:rPr>
        <w:t xml:space="preserve">each and </w:t>
      </w:r>
      <w:r w:rsidR="005D0BA3">
        <w:rPr>
          <w:color w:val="000000"/>
        </w:rPr>
        <w:t>F</w:t>
      </w:r>
      <w:r>
        <w:rPr>
          <w:color w:val="000000"/>
        </w:rPr>
        <w:t xml:space="preserve">orest habitat, respectively). </w:t>
      </w:r>
      <w:r w:rsidR="00763A12" w:rsidRPr="0046124E">
        <w:rPr>
          <w:i/>
          <w:iCs/>
          <w:color w:val="000000"/>
        </w:rPr>
        <w:t>Sargassum</w:t>
      </w:r>
      <w:r w:rsidR="00763A12" w:rsidRPr="00FA42BD">
        <w:rPr>
          <w:color w:val="000000"/>
        </w:rPr>
        <w:t xml:space="preserve"> piles </w:t>
      </w:r>
      <w:r w:rsidR="00763A12">
        <w:rPr>
          <w:color w:val="000000"/>
        </w:rPr>
        <w:t>were initially larger at the beach than the forest (</w:t>
      </w:r>
      <w:r w:rsidR="00763A12" w:rsidRPr="00FA42BD">
        <w:rPr>
          <w:color w:val="000000"/>
        </w:rPr>
        <w:t xml:space="preserve">5.25 </w:t>
      </w:r>
      <w:r w:rsidR="00763A12" w:rsidRPr="00FA42BD">
        <w:rPr>
          <w:color w:val="000000"/>
        </w:rPr>
        <w:sym w:font="Symbol" w:char="F0B1"/>
      </w:r>
      <w:r w:rsidR="00763A12" w:rsidRPr="00FA42BD">
        <w:rPr>
          <w:color w:val="000000"/>
        </w:rPr>
        <w:t xml:space="preserve"> 0.03 </w:t>
      </w:r>
      <w:r w:rsidR="00763A12">
        <w:rPr>
          <w:color w:val="000000"/>
        </w:rPr>
        <w:t>and</w:t>
      </w:r>
      <w:r w:rsidR="00763A12" w:rsidRPr="00FA42BD">
        <w:rPr>
          <w:color w:val="000000"/>
        </w:rPr>
        <w:t xml:space="preserve"> 3.31 </w:t>
      </w:r>
      <w:r w:rsidR="00763A12" w:rsidRPr="00FA42BD">
        <w:rPr>
          <w:color w:val="000000"/>
        </w:rPr>
        <w:sym w:font="Symbol" w:char="F0B1"/>
      </w:r>
      <w:r w:rsidR="00763A12" w:rsidRPr="00FA42BD">
        <w:rPr>
          <w:color w:val="000000"/>
        </w:rPr>
        <w:t xml:space="preserve"> 0.09 m</w:t>
      </w:r>
      <w:r w:rsidR="00763A12" w:rsidRPr="00FA42BD">
        <w:rPr>
          <w:color w:val="000000"/>
          <w:vertAlign w:val="superscript"/>
        </w:rPr>
        <w:t>3</w:t>
      </w:r>
      <w:r w:rsidR="00763A12">
        <w:rPr>
          <w:color w:val="000000"/>
        </w:rPr>
        <w:t>, beach and forest, respectively</w:t>
      </w:r>
      <w:r w:rsidR="00763A12" w:rsidRPr="00FA42BD">
        <w:rPr>
          <w:color w:val="000000"/>
        </w:rPr>
        <w:t xml:space="preserve">; </w:t>
      </w:r>
      <w:r w:rsidR="002531D3">
        <w:rPr>
          <w:color w:val="000000"/>
        </w:rPr>
        <w:t xml:space="preserve">two-sample t test, </w:t>
      </w:r>
      <w:r w:rsidR="002531D3" w:rsidRPr="002531D3">
        <w:rPr>
          <w:color w:val="000000"/>
        </w:rPr>
        <w:t xml:space="preserve">t = 5.3058, </w:t>
      </w:r>
      <w:proofErr w:type="spellStart"/>
      <w:r w:rsidR="002531D3" w:rsidRPr="002531D3">
        <w:rPr>
          <w:color w:val="000000"/>
        </w:rPr>
        <w:t>df</w:t>
      </w:r>
      <w:proofErr w:type="spellEnd"/>
      <w:r w:rsidR="002531D3" w:rsidRPr="002531D3">
        <w:rPr>
          <w:color w:val="000000"/>
        </w:rPr>
        <w:t xml:space="preserve"> = 4.5363, p-value </w:t>
      </w:r>
      <w:r w:rsidR="002531D3">
        <w:rPr>
          <w:color w:val="000000"/>
        </w:rPr>
        <w:t>&lt;</w:t>
      </w:r>
      <w:r w:rsidR="002531D3" w:rsidRPr="002531D3">
        <w:rPr>
          <w:color w:val="000000"/>
        </w:rPr>
        <w:t xml:space="preserve"> 0.0</w:t>
      </w:r>
      <w:r w:rsidR="002531D3">
        <w:rPr>
          <w:color w:val="000000"/>
        </w:rPr>
        <w:t>5</w:t>
      </w:r>
      <w:r w:rsidR="00763A12" w:rsidRPr="00FA42BD">
        <w:rPr>
          <w:color w:val="000000"/>
        </w:rPr>
        <w:t xml:space="preserve">). </w:t>
      </w:r>
      <w:r w:rsidR="00270F8D">
        <w:rPr>
          <w:color w:val="000000"/>
        </w:rPr>
        <w:t>These pile sizes</w:t>
      </w:r>
      <w:r>
        <w:rPr>
          <w:color w:val="000000"/>
        </w:rPr>
        <w:t xml:space="preserve"> </w:t>
      </w:r>
      <w:r w:rsidR="00763A12">
        <w:rPr>
          <w:color w:val="000000"/>
        </w:rPr>
        <w:t>are</w:t>
      </w:r>
      <w:r>
        <w:rPr>
          <w:color w:val="000000"/>
        </w:rPr>
        <w:t xml:space="preserve"> within the range that humans currently dump in beaches and forests in this region</w:t>
      </w:r>
      <w:r w:rsidR="008F61D7">
        <w:rPr>
          <w:color w:val="000000"/>
        </w:rPr>
        <w:t xml:space="preserve"> (pers. obs.)</w:t>
      </w:r>
      <w:r>
        <w:rPr>
          <w:color w:val="000000"/>
        </w:rPr>
        <w:t>.</w:t>
      </w:r>
      <w:r w:rsidR="0046124E">
        <w:rPr>
          <w:color w:val="000000"/>
        </w:rPr>
        <w:t xml:space="preserve"> </w:t>
      </w:r>
      <w:r w:rsidRPr="00FA42BD">
        <w:t xml:space="preserve">All </w:t>
      </w:r>
      <w:r w:rsidRPr="00D7266F">
        <w:rPr>
          <w:i/>
          <w:iCs/>
        </w:rPr>
        <w:t>Sargassum</w:t>
      </w:r>
      <w:r w:rsidRPr="00FA42BD">
        <w:t xml:space="preserve"> used in this experiment was </w:t>
      </w:r>
      <w:r>
        <w:t>collected</w:t>
      </w:r>
      <w:r w:rsidRPr="00FA42BD">
        <w:t xml:space="preserve"> from drift </w:t>
      </w:r>
      <w:r w:rsidR="008F61D7" w:rsidRPr="00D7266F">
        <w:rPr>
          <w:i/>
          <w:iCs/>
        </w:rPr>
        <w:t>Sargassum</w:t>
      </w:r>
      <w:r w:rsidRPr="00FA42BD">
        <w:t xml:space="preserve"> </w:t>
      </w:r>
      <w:r>
        <w:t xml:space="preserve">accumulated in the ocean at the offshore barriers installed by Moon Palace Environmental </w:t>
      </w:r>
      <w:r>
        <w:lastRenderedPageBreak/>
        <w:t>Services. As a result, terrestrial organisms (e.g.</w:t>
      </w:r>
      <w:r w:rsidR="002531D3">
        <w:t>,</w:t>
      </w:r>
      <w:r>
        <w:t xml:space="preserve"> </w:t>
      </w:r>
      <w:proofErr w:type="spellStart"/>
      <w:r>
        <w:t>Talitrid</w:t>
      </w:r>
      <w:proofErr w:type="spellEnd"/>
      <w:r>
        <w:t xml:space="preserve"> </w:t>
      </w:r>
      <w:r w:rsidRPr="00D7266F">
        <w:t>amphipods</w:t>
      </w:r>
      <w:r>
        <w:t xml:space="preserve">) should have </w:t>
      </w:r>
      <w:r w:rsidR="008F61D7">
        <w:t xml:space="preserve">initially </w:t>
      </w:r>
      <w:r>
        <w:t xml:space="preserve">been absent from the experimental </w:t>
      </w:r>
      <w:r w:rsidRPr="0046124E">
        <w:rPr>
          <w:i/>
          <w:iCs/>
        </w:rPr>
        <w:t>Sargassum</w:t>
      </w:r>
      <w:r>
        <w:t>.</w:t>
      </w:r>
      <w:r w:rsidR="00A108B8">
        <w:t xml:space="preserve"> Beach plots were placed </w:t>
      </w:r>
      <w:r w:rsidR="00A108B8" w:rsidRPr="00FA42BD">
        <w:rPr>
          <w:color w:val="000000"/>
        </w:rPr>
        <w:t>parallel to the water line.</w:t>
      </w:r>
    </w:p>
    <w:p w14:paraId="339543E7" w14:textId="01872C9F" w:rsidR="009C68A1" w:rsidRDefault="00E90576" w:rsidP="008104A6">
      <w:pPr>
        <w:spacing w:line="480" w:lineRule="auto"/>
        <w:ind w:firstLine="720"/>
        <w:jc w:val="both"/>
        <w:rPr>
          <w:color w:val="000000"/>
        </w:rPr>
      </w:pPr>
      <w:r>
        <w:rPr>
          <w:color w:val="000000"/>
        </w:rPr>
        <w:t>To consider seasonal variation and successional patterns</w:t>
      </w:r>
      <w:r w:rsidR="00EA3744">
        <w:rPr>
          <w:color w:val="000000"/>
        </w:rPr>
        <w:t xml:space="preserve"> in the impacts of </w:t>
      </w:r>
      <w:r w:rsidR="00EA3744" w:rsidRPr="0046124E">
        <w:rPr>
          <w:i/>
          <w:iCs/>
          <w:color w:val="000000"/>
        </w:rPr>
        <w:t>Sargassum</w:t>
      </w:r>
      <w:r w:rsidR="00EA3744">
        <w:rPr>
          <w:color w:val="000000"/>
        </w:rPr>
        <w:t xml:space="preserve"> </w:t>
      </w:r>
      <w:r w:rsidR="002531D3">
        <w:rPr>
          <w:color w:val="000000"/>
        </w:rPr>
        <w:t>dumping</w:t>
      </w:r>
      <w:r>
        <w:rPr>
          <w:color w:val="000000"/>
        </w:rPr>
        <w:t xml:space="preserve">, we surveyed </w:t>
      </w:r>
      <w:r w:rsidR="00592838">
        <w:rPr>
          <w:color w:val="000000"/>
        </w:rPr>
        <w:t>plots</w:t>
      </w:r>
      <w:r>
        <w:rPr>
          <w:color w:val="000000"/>
        </w:rPr>
        <w:t xml:space="preserve"> at deployment (August 2022</w:t>
      </w:r>
      <w:r w:rsidR="00F3424C">
        <w:rPr>
          <w:color w:val="000000"/>
        </w:rPr>
        <w:t xml:space="preserve"> </w:t>
      </w:r>
      <w:r>
        <w:rPr>
          <w:color w:val="000000"/>
        </w:rPr>
        <w:t xml:space="preserve">and three additional </w:t>
      </w:r>
      <w:r w:rsidR="00763A12">
        <w:rPr>
          <w:color w:val="000000"/>
        </w:rPr>
        <w:t>dates</w:t>
      </w:r>
      <w:r w:rsidR="00F3424C">
        <w:rPr>
          <w:color w:val="000000"/>
        </w:rPr>
        <w:t xml:space="preserve">: </w:t>
      </w:r>
      <w:r>
        <w:rPr>
          <w:color w:val="000000"/>
        </w:rPr>
        <w:t>Nov</w:t>
      </w:r>
      <w:r w:rsidR="00763A12">
        <w:rPr>
          <w:color w:val="000000"/>
        </w:rPr>
        <w:t>ember</w:t>
      </w:r>
      <w:r>
        <w:rPr>
          <w:color w:val="000000"/>
        </w:rPr>
        <w:t xml:space="preserve"> 2022, March 2023, and August 2023).</w:t>
      </w:r>
      <w:r w:rsidR="00592838" w:rsidRPr="00592838">
        <w:rPr>
          <w:color w:val="000000"/>
        </w:rPr>
        <w:t xml:space="preserve"> </w:t>
      </w:r>
      <w:r w:rsidR="00592838">
        <w:rPr>
          <w:color w:val="000000"/>
        </w:rPr>
        <w:t>During each sampling period, we assessed pile de</w:t>
      </w:r>
      <w:r w:rsidR="008750DD">
        <w:rPr>
          <w:color w:val="000000"/>
        </w:rPr>
        <w:t>composition</w:t>
      </w:r>
      <w:r w:rsidR="00592838">
        <w:rPr>
          <w:color w:val="000000"/>
        </w:rPr>
        <w:t xml:space="preserve"> and the impact of these manipulations on edaphic conditions, soil respiration, plants, and arthropods. </w:t>
      </w:r>
      <w:r w:rsidR="00C56053">
        <w:rPr>
          <w:color w:val="000000"/>
        </w:rPr>
        <w:t>To sample the same locations within plots</w:t>
      </w:r>
      <w:r w:rsidR="009C68A1">
        <w:rPr>
          <w:color w:val="000000"/>
        </w:rPr>
        <w:t xml:space="preserve"> across sampling dates, we marked the plot center with a </w:t>
      </w:r>
      <w:r w:rsidR="0066110E">
        <w:rPr>
          <w:color w:val="000000"/>
        </w:rPr>
        <w:t>flag,</w:t>
      </w:r>
      <w:r w:rsidR="008750DD">
        <w:rPr>
          <w:color w:val="000000"/>
        </w:rPr>
        <w:t xml:space="preserve"> and we placed a rope circle around this flag whose radius was the mean radius of </w:t>
      </w:r>
      <w:r w:rsidR="008750DD" w:rsidRPr="00273337">
        <w:rPr>
          <w:i/>
          <w:iCs/>
          <w:color w:val="000000"/>
        </w:rPr>
        <w:t>Sargassum</w:t>
      </w:r>
      <w:r w:rsidR="008750DD">
        <w:rPr>
          <w:color w:val="000000"/>
        </w:rPr>
        <w:t xml:space="preserve"> Addition plots at the initial deployment date (radius = 1.88m). </w:t>
      </w:r>
      <w:r w:rsidR="00763A12">
        <w:rPr>
          <w:color w:val="000000"/>
        </w:rPr>
        <w:t>We</w:t>
      </w:r>
      <w:r w:rsidR="009C68A1">
        <w:rPr>
          <w:color w:val="000000"/>
        </w:rPr>
        <w:t xml:space="preserve"> confirmed the position of the center flag using multiple photographs of each plot</w:t>
      </w:r>
      <w:r w:rsidR="008750DD">
        <w:rPr>
          <w:color w:val="000000"/>
        </w:rPr>
        <w:t xml:space="preserve"> before placing the rope circle.</w:t>
      </w:r>
    </w:p>
    <w:p w14:paraId="14A35C23" w14:textId="7CFC1AEB" w:rsidR="00087CD4" w:rsidRPr="00A8304C" w:rsidRDefault="00C56053" w:rsidP="008104A6">
      <w:pPr>
        <w:spacing w:line="480" w:lineRule="auto"/>
        <w:ind w:firstLine="720"/>
        <w:jc w:val="both"/>
      </w:pPr>
      <w:r>
        <w:rPr>
          <w:color w:val="000000"/>
        </w:rPr>
        <w:t xml:space="preserve">To estimate decomposition of entire </w:t>
      </w:r>
      <w:r w:rsidRPr="00273337">
        <w:rPr>
          <w:i/>
          <w:iCs/>
          <w:color w:val="000000"/>
        </w:rPr>
        <w:t>Sargassum</w:t>
      </w:r>
      <w:r>
        <w:rPr>
          <w:color w:val="000000"/>
        </w:rPr>
        <w:t xml:space="preserve"> piles, we </w:t>
      </w:r>
      <w:r w:rsidR="00087CD4">
        <w:rPr>
          <w:color w:val="000000"/>
        </w:rPr>
        <w:t xml:space="preserve">measured </w:t>
      </w:r>
      <w:r w:rsidR="00F85644">
        <w:rPr>
          <w:color w:val="000000"/>
        </w:rPr>
        <w:t xml:space="preserve">pile volume </w:t>
      </w:r>
      <w:r>
        <w:rPr>
          <w:color w:val="000000"/>
        </w:rPr>
        <w:t xml:space="preserve">at each time point. </w:t>
      </w:r>
      <w:r w:rsidR="008750DD">
        <w:rPr>
          <w:color w:val="000000"/>
        </w:rPr>
        <w:t xml:space="preserve">Pile </w:t>
      </w:r>
      <w:r w:rsidR="00EA3744">
        <w:rPr>
          <w:color w:val="000000"/>
        </w:rPr>
        <w:t xml:space="preserve">volume was determined with the equation of an elliptic cone </w:t>
      </w:r>
      <w:r w:rsidR="00EA3744" w:rsidRPr="00FA42BD">
        <w:rPr>
          <w:color w:val="000000"/>
        </w:rPr>
        <w:t>(</w:t>
      </w:r>
      <w:r w:rsidR="00EA3744" w:rsidRPr="00273337">
        <w:rPr>
          <w:i/>
        </w:rPr>
        <w:t>V=1/3 π</w:t>
      </w:r>
      <w:proofErr w:type="spellStart"/>
      <w:r w:rsidR="00EA3744" w:rsidRPr="00273337">
        <w:rPr>
          <w:i/>
        </w:rPr>
        <w:t>abh</w:t>
      </w:r>
      <w:proofErr w:type="spellEnd"/>
      <w:r w:rsidR="00EA3744" w:rsidRPr="00273337">
        <w:rPr>
          <w:i/>
        </w:rPr>
        <w:t>)</w:t>
      </w:r>
      <w:r w:rsidR="00EA3744" w:rsidRPr="00273337">
        <w:rPr>
          <w:iCs/>
        </w:rPr>
        <w:t>,</w:t>
      </w:r>
      <w:r w:rsidR="00EA3744">
        <w:rPr>
          <w:iCs/>
        </w:rPr>
        <w:t xml:space="preserve"> where a=</w:t>
      </w:r>
      <w:r w:rsidR="00273337">
        <w:rPr>
          <w:iCs/>
        </w:rPr>
        <w:t>length of the semi-major</w:t>
      </w:r>
      <w:r w:rsidR="00EA3744">
        <w:rPr>
          <w:iCs/>
        </w:rPr>
        <w:t xml:space="preserve"> </w:t>
      </w:r>
      <w:r w:rsidR="00273337">
        <w:rPr>
          <w:iCs/>
        </w:rPr>
        <w:t xml:space="preserve">axis </w:t>
      </w:r>
      <w:r w:rsidR="00EA3744">
        <w:rPr>
          <w:iCs/>
        </w:rPr>
        <w:t xml:space="preserve">of the pile footprint, b=the </w:t>
      </w:r>
      <w:r w:rsidR="00273337">
        <w:rPr>
          <w:iCs/>
        </w:rPr>
        <w:t>length of the semi-minor axis</w:t>
      </w:r>
      <w:r w:rsidR="00EA3744">
        <w:rPr>
          <w:iCs/>
        </w:rPr>
        <w:t xml:space="preserve"> perpendicular to </w:t>
      </w:r>
      <w:r w:rsidR="00273337">
        <w:rPr>
          <w:iCs/>
        </w:rPr>
        <w:t>a</w:t>
      </w:r>
      <w:r w:rsidR="00EA3744">
        <w:rPr>
          <w:iCs/>
        </w:rPr>
        <w:t>, and h=pile height.</w:t>
      </w:r>
      <w:r w:rsidR="008750DD">
        <w:rPr>
          <w:iCs/>
        </w:rPr>
        <w:t xml:space="preserve"> Because</w:t>
      </w:r>
      <w:r w:rsidR="00273337">
        <w:rPr>
          <w:iCs/>
        </w:rPr>
        <w:t xml:space="preserve"> </w:t>
      </w:r>
      <w:r w:rsidR="00087CD4">
        <w:rPr>
          <w:color w:val="000000"/>
        </w:rPr>
        <w:t>pile volume</w:t>
      </w:r>
      <w:r w:rsidR="008750DD">
        <w:rPr>
          <w:color w:val="000000"/>
        </w:rPr>
        <w:t xml:space="preserve"> is confounded by water loss and we wanted to understand the relative contribution of microbes and macrofauna</w:t>
      </w:r>
      <w:r w:rsidR="00927FED">
        <w:rPr>
          <w:color w:val="000000"/>
        </w:rPr>
        <w:t xml:space="preserve"> to decomposition</w:t>
      </w:r>
      <w:r w:rsidR="008750DD">
        <w:t>, we also</w:t>
      </w:r>
      <w:r w:rsidR="00927FED">
        <w:t xml:space="preserve"> measured </w:t>
      </w:r>
      <w:r w:rsidR="009839F8">
        <w:t xml:space="preserve">decomposition </w:t>
      </w:r>
      <w:r w:rsidR="00927FED">
        <w:t xml:space="preserve">of </w:t>
      </w:r>
      <w:r w:rsidR="009839F8">
        <w:t xml:space="preserve">smaller amounts of </w:t>
      </w:r>
      <w:r w:rsidR="00927FED" w:rsidRPr="00273337">
        <w:rPr>
          <w:i/>
          <w:iCs/>
        </w:rPr>
        <w:t>Sargassum</w:t>
      </w:r>
      <w:r w:rsidR="009839F8">
        <w:t xml:space="preserve"> (wet mass = </w:t>
      </w:r>
      <w:r w:rsidR="009839F8" w:rsidRPr="00FA42BD">
        <w:rPr>
          <w:color w:val="000000"/>
        </w:rPr>
        <w:t>23</w:t>
      </w:r>
      <w:r w:rsidR="009839F8">
        <w:rPr>
          <w:color w:val="000000"/>
        </w:rPr>
        <w:t>5</w:t>
      </w:r>
      <w:r w:rsidR="009839F8" w:rsidRPr="00FA42BD">
        <w:rPr>
          <w:color w:val="000000"/>
        </w:rPr>
        <w:t xml:space="preserve"> </w:t>
      </w:r>
      <w:r w:rsidR="009839F8" w:rsidRPr="00FA42BD">
        <w:rPr>
          <w:color w:val="000000"/>
        </w:rPr>
        <w:sym w:font="Symbol" w:char="F0B1"/>
      </w:r>
      <w:r w:rsidR="009839F8" w:rsidRPr="00FA42BD">
        <w:rPr>
          <w:color w:val="000000"/>
        </w:rPr>
        <w:t xml:space="preserve"> 0.4g</w:t>
      </w:r>
      <w:r w:rsidR="009839F8">
        <w:rPr>
          <w:color w:val="000000"/>
        </w:rPr>
        <w:t>)</w:t>
      </w:r>
      <w:r w:rsidR="009839F8" w:rsidRPr="00FA42BD">
        <w:rPr>
          <w:color w:val="000000"/>
        </w:rPr>
        <w:t xml:space="preserve"> </w:t>
      </w:r>
      <w:r w:rsidR="00927FED">
        <w:t>deployed in each habitat inside bags with small and large mesh openings (0.</w:t>
      </w:r>
      <w:r w:rsidR="00927FED" w:rsidRPr="00FA42BD">
        <w:rPr>
          <w:color w:val="000000"/>
        </w:rPr>
        <w:t>18</w:t>
      </w:r>
      <w:r w:rsidR="00927FED">
        <w:rPr>
          <w:color w:val="000000"/>
        </w:rPr>
        <w:t xml:space="preserve"> </w:t>
      </w:r>
      <w:r w:rsidR="00927FED">
        <w:rPr>
          <w:color w:val="202124"/>
          <w:shd w:val="clear" w:color="auto" w:fill="FFFFFF"/>
        </w:rPr>
        <w:t>m</w:t>
      </w:r>
      <w:r w:rsidR="00927FED" w:rsidRPr="00FA42BD">
        <w:rPr>
          <w:color w:val="202124"/>
          <w:shd w:val="clear" w:color="auto" w:fill="FFFFFF"/>
        </w:rPr>
        <w:t>m</w:t>
      </w:r>
      <w:r w:rsidR="00927FED">
        <w:rPr>
          <w:color w:val="202124"/>
          <w:shd w:val="clear" w:color="auto" w:fill="FFFFFF"/>
        </w:rPr>
        <w:t xml:space="preserve"> and </w:t>
      </w:r>
      <w:r w:rsidR="00927FED" w:rsidRPr="00FA42BD">
        <w:rPr>
          <w:color w:val="202124"/>
          <w:shd w:val="clear" w:color="auto" w:fill="FFFFFF"/>
        </w:rPr>
        <w:t>1</w:t>
      </w:r>
      <w:r w:rsidR="009839F8">
        <w:rPr>
          <w:color w:val="202124"/>
          <w:shd w:val="clear" w:color="auto" w:fill="FFFFFF"/>
        </w:rPr>
        <w:t>0 m</w:t>
      </w:r>
      <w:r w:rsidR="00927FED" w:rsidRPr="00FA42BD">
        <w:rPr>
          <w:color w:val="202124"/>
          <w:shd w:val="clear" w:color="auto" w:fill="FFFFFF"/>
        </w:rPr>
        <w:t>m</w:t>
      </w:r>
      <w:r w:rsidR="00927FED" w:rsidRPr="00FA42BD">
        <w:rPr>
          <w:color w:val="000000"/>
        </w:rPr>
        <w:t>; n=10)</w:t>
      </w:r>
      <w:r w:rsidR="009839F8">
        <w:rPr>
          <w:color w:val="000000"/>
        </w:rPr>
        <w:t xml:space="preserve">. </w:t>
      </w:r>
      <w:r w:rsidR="006278CB">
        <w:rPr>
          <w:color w:val="000000"/>
        </w:rPr>
        <w:t xml:space="preserve">Decomposition in small mesh bags should have been driven by microbes since these bags </w:t>
      </w:r>
      <w:r w:rsidR="008750DD" w:rsidRPr="00FA42BD">
        <w:rPr>
          <w:color w:val="000000"/>
        </w:rPr>
        <w:t xml:space="preserve">excluded </w:t>
      </w:r>
      <w:r w:rsidR="009839F8">
        <w:rPr>
          <w:color w:val="000000"/>
        </w:rPr>
        <w:t xml:space="preserve">larger </w:t>
      </w:r>
      <w:r w:rsidR="0066110E">
        <w:rPr>
          <w:color w:val="000000"/>
        </w:rPr>
        <w:t>arthropods</w:t>
      </w:r>
      <w:r w:rsidR="006278CB">
        <w:rPr>
          <w:color w:val="000000"/>
        </w:rPr>
        <w:t xml:space="preserve">, whereas decomposition in large mesh bags was the result of both microbes and </w:t>
      </w:r>
      <w:r w:rsidR="0066110E">
        <w:rPr>
          <w:color w:val="000000"/>
        </w:rPr>
        <w:t>arthropods</w:t>
      </w:r>
      <w:r w:rsidR="006278CB">
        <w:rPr>
          <w:color w:val="000000"/>
        </w:rPr>
        <w:t xml:space="preserve"> smaller than 10mm.</w:t>
      </w:r>
      <w:r w:rsidR="00A73240">
        <w:rPr>
          <w:color w:val="000000"/>
        </w:rPr>
        <w:t xml:space="preserve"> </w:t>
      </w:r>
    </w:p>
    <w:p w14:paraId="75B4D42F" w14:textId="7C7051FF" w:rsidR="00763A12" w:rsidRDefault="00A73240" w:rsidP="008104A6">
      <w:pPr>
        <w:spacing w:line="480" w:lineRule="auto"/>
        <w:ind w:firstLine="720"/>
        <w:jc w:val="both"/>
        <w:rPr>
          <w:color w:val="000000"/>
        </w:rPr>
      </w:pPr>
      <w:r>
        <w:rPr>
          <w:color w:val="000000"/>
        </w:rPr>
        <w:t xml:space="preserve">Mesh bags deployed in the </w:t>
      </w:r>
      <w:r w:rsidR="00273337">
        <w:rPr>
          <w:color w:val="000000"/>
        </w:rPr>
        <w:t>Beach</w:t>
      </w:r>
      <w:r>
        <w:rPr>
          <w:color w:val="000000"/>
        </w:rPr>
        <w:t xml:space="preserve"> habitat were placed adjacent to the large pile manipulation. Mesh bags deployed in the </w:t>
      </w:r>
      <w:r w:rsidR="00273337">
        <w:rPr>
          <w:color w:val="000000"/>
        </w:rPr>
        <w:t>Forest</w:t>
      </w:r>
      <w:r>
        <w:rPr>
          <w:color w:val="000000"/>
        </w:rPr>
        <w:t xml:space="preserve"> habitat were placed in a nearby forest location </w:t>
      </w:r>
      <w:r w:rsidR="00763A12">
        <w:rPr>
          <w:color w:val="000000"/>
        </w:rPr>
        <w:lastRenderedPageBreak/>
        <w:t>(</w:t>
      </w:r>
      <w:r w:rsidR="009904D7">
        <w:rPr>
          <w:color w:val="000000"/>
        </w:rPr>
        <w:t>20.86</w:t>
      </w:r>
      <w:r w:rsidR="00C46F80">
        <w:rPr>
          <w:color w:val="000000"/>
        </w:rPr>
        <w:t>36</w:t>
      </w:r>
      <w:r w:rsidR="009904D7" w:rsidRPr="00FA42BD">
        <w:rPr>
          <w:color w:val="000000"/>
        </w:rPr>
        <w:t>°</w:t>
      </w:r>
      <w:r w:rsidR="009904D7">
        <w:rPr>
          <w:color w:val="000000"/>
        </w:rPr>
        <w:t xml:space="preserve"> N, -86.</w:t>
      </w:r>
      <w:r w:rsidR="00C46F80">
        <w:rPr>
          <w:color w:val="000000"/>
        </w:rPr>
        <w:t>9138</w:t>
      </w:r>
      <w:r w:rsidR="009904D7" w:rsidRPr="00FA42BD">
        <w:rPr>
          <w:color w:val="000000"/>
        </w:rPr>
        <w:t>°</w:t>
      </w:r>
      <w:r w:rsidR="009904D7">
        <w:rPr>
          <w:color w:val="000000"/>
        </w:rPr>
        <w:t xml:space="preserve"> W</w:t>
      </w:r>
      <w:r w:rsidR="00763A12">
        <w:rPr>
          <w:color w:val="000000"/>
        </w:rPr>
        <w:t xml:space="preserve">) </w:t>
      </w:r>
      <w:r>
        <w:rPr>
          <w:color w:val="000000"/>
        </w:rPr>
        <w:t xml:space="preserve">from August-November 2022, because this mesh bag experiment was </w:t>
      </w:r>
      <w:r w:rsidR="00074A6A">
        <w:rPr>
          <w:color w:val="000000"/>
        </w:rPr>
        <w:t>started</w:t>
      </w:r>
      <w:r>
        <w:rPr>
          <w:color w:val="000000"/>
        </w:rPr>
        <w:t xml:space="preserve"> prior to deployment of the large pile manipulation. However, all </w:t>
      </w:r>
      <w:r w:rsidR="00273337">
        <w:rPr>
          <w:color w:val="000000"/>
        </w:rPr>
        <w:t>F</w:t>
      </w:r>
      <w:r>
        <w:rPr>
          <w:color w:val="000000"/>
        </w:rPr>
        <w:t>orest mesh bags were moved to the botanical garden adjacent to the large pile manipulation in November 2022. At each sampling date (i.e.</w:t>
      </w:r>
      <w:r w:rsidR="00C46F80">
        <w:rPr>
          <w:color w:val="000000"/>
        </w:rPr>
        <w:t>,</w:t>
      </w:r>
      <w:r>
        <w:rPr>
          <w:color w:val="000000"/>
        </w:rPr>
        <w:t xml:space="preserve"> November 2022 and March 2023), we measured </w:t>
      </w:r>
      <w:r w:rsidRPr="00273337">
        <w:rPr>
          <w:i/>
          <w:iCs/>
          <w:color w:val="000000"/>
        </w:rPr>
        <w:t>Sargassum</w:t>
      </w:r>
      <w:r>
        <w:rPr>
          <w:color w:val="000000"/>
        </w:rPr>
        <w:t xml:space="preserve"> wet mass</w:t>
      </w:r>
      <w:r w:rsidR="00DB60AC">
        <w:rPr>
          <w:color w:val="000000"/>
        </w:rPr>
        <w:t xml:space="preserve">. </w:t>
      </w:r>
      <w:r w:rsidR="00F85644">
        <w:rPr>
          <w:color w:val="000000"/>
        </w:rPr>
        <w:t xml:space="preserve">At the final sampling in March 2023, we also dried </w:t>
      </w:r>
      <w:r w:rsidR="00F85644" w:rsidRPr="00273337">
        <w:rPr>
          <w:i/>
          <w:iCs/>
          <w:color w:val="000000"/>
        </w:rPr>
        <w:t>Sargassum</w:t>
      </w:r>
      <w:r w:rsidR="00F85644">
        <w:rPr>
          <w:color w:val="000000"/>
        </w:rPr>
        <w:t xml:space="preserve"> to directly measure final dry biomass. </w:t>
      </w:r>
      <w:r w:rsidR="00DB60AC">
        <w:rPr>
          <w:color w:val="000000"/>
        </w:rPr>
        <w:t xml:space="preserve">We estimated starting dry biomass by calculating a </w:t>
      </w:r>
      <w:proofErr w:type="spellStart"/>
      <w:r w:rsidR="00DB60AC">
        <w:rPr>
          <w:color w:val="000000"/>
        </w:rPr>
        <w:t>dry:wet</w:t>
      </w:r>
      <w:proofErr w:type="spellEnd"/>
      <w:r w:rsidR="00DB60AC">
        <w:rPr>
          <w:color w:val="000000"/>
        </w:rPr>
        <w:t xml:space="preserve"> mass ratio and multiplying starting wet biomass by this ratio. These measurements were then used to calculate decomposition as a percentage of the initial dry biomass.</w:t>
      </w:r>
      <w:r w:rsidR="00087CD4">
        <w:rPr>
          <w:color w:val="000000"/>
        </w:rPr>
        <w:t xml:space="preserve"> </w:t>
      </w:r>
    </w:p>
    <w:p w14:paraId="39213245" w14:textId="7E05BD42" w:rsidR="00813320" w:rsidRDefault="00087CD4" w:rsidP="008104A6">
      <w:pPr>
        <w:spacing w:line="480" w:lineRule="auto"/>
        <w:ind w:firstLine="720"/>
        <w:jc w:val="both"/>
        <w:rPr>
          <w:color w:val="000000"/>
        </w:rPr>
      </w:pPr>
      <w:r>
        <w:rPr>
          <w:color w:val="000000"/>
        </w:rPr>
        <w:t xml:space="preserve">In addition to the mesh bags providing a more accurate assessment of decomposition, the large mesh bags also provided the opportunity to quantify the invertebrates attracted to </w:t>
      </w:r>
      <w:r w:rsidRPr="00C726BF">
        <w:rPr>
          <w:i/>
          <w:iCs/>
          <w:color w:val="000000"/>
        </w:rPr>
        <w:t>Sargassum</w:t>
      </w:r>
      <w:r>
        <w:rPr>
          <w:color w:val="000000"/>
        </w:rPr>
        <w:t xml:space="preserve">. </w:t>
      </w:r>
      <w:r w:rsidR="002B2F30">
        <w:rPr>
          <w:color w:val="000000"/>
        </w:rPr>
        <w:t xml:space="preserve">After initial </w:t>
      </w:r>
      <w:r w:rsidR="0066110E">
        <w:rPr>
          <w:color w:val="000000"/>
        </w:rPr>
        <w:t>deployment</w:t>
      </w:r>
      <w:r w:rsidR="002B2F30">
        <w:rPr>
          <w:color w:val="000000"/>
        </w:rPr>
        <w:t xml:space="preserve"> of mesh bags in August 2022, we collected them after </w:t>
      </w:r>
      <w:r w:rsidR="0066110E">
        <w:rPr>
          <w:color w:val="000000"/>
        </w:rPr>
        <w:t xml:space="preserve">7 </w:t>
      </w:r>
      <w:r w:rsidR="002B2F30" w:rsidRPr="006C6557">
        <w:rPr>
          <w:color w:val="000000"/>
        </w:rPr>
        <w:t>days</w:t>
      </w:r>
      <w:r w:rsidR="00C726BF">
        <w:rPr>
          <w:color w:val="000000"/>
        </w:rPr>
        <w:t xml:space="preserve">, removed all arthropods, and weighed and replaced </w:t>
      </w:r>
      <w:r w:rsidR="00C726BF">
        <w:rPr>
          <w:i/>
          <w:iCs/>
          <w:color w:val="000000"/>
        </w:rPr>
        <w:t xml:space="preserve">Sargassum </w:t>
      </w:r>
      <w:r w:rsidR="00C726BF">
        <w:rPr>
          <w:color w:val="000000"/>
        </w:rPr>
        <w:t xml:space="preserve">biomass into the mesh bags before returning them to the sites. </w:t>
      </w:r>
      <w:r w:rsidR="002B2F30">
        <w:rPr>
          <w:color w:val="000000"/>
        </w:rPr>
        <w:t>After 3 months we collected all bags and repeated the foregoing steps. Arthropods were all counted and identified to order</w:t>
      </w:r>
      <w:r w:rsidR="00813320">
        <w:rPr>
          <w:color w:val="000000"/>
        </w:rPr>
        <w:t xml:space="preserve">. </w:t>
      </w:r>
      <w:r>
        <w:rPr>
          <w:color w:val="000000"/>
        </w:rPr>
        <w:t xml:space="preserve">Unfortunately, due to vandalism, we </w:t>
      </w:r>
      <w:r w:rsidRPr="00FA42BD">
        <w:rPr>
          <w:color w:val="000000"/>
        </w:rPr>
        <w:t>were unable to recover the large mesh bags</w:t>
      </w:r>
      <w:r>
        <w:rPr>
          <w:color w:val="000000"/>
        </w:rPr>
        <w:t xml:space="preserve"> from the beach habitat </w:t>
      </w:r>
      <w:r w:rsidR="008750DD" w:rsidRPr="00FA42BD">
        <w:rPr>
          <w:color w:val="000000"/>
        </w:rPr>
        <w:t>in March 2023</w:t>
      </w:r>
      <w:r w:rsidR="00D7266F">
        <w:rPr>
          <w:color w:val="000000"/>
        </w:rPr>
        <w:t xml:space="preserve">, at which point, we obtained final </w:t>
      </w:r>
      <w:r w:rsidR="00074A6A">
        <w:rPr>
          <w:color w:val="000000"/>
        </w:rPr>
        <w:t>wet and dry mass</w:t>
      </w:r>
      <w:r w:rsidR="00D7266F">
        <w:rPr>
          <w:color w:val="000000"/>
        </w:rPr>
        <w:t xml:space="preserve"> and concluded this experiment</w:t>
      </w:r>
      <w:r w:rsidR="00813320">
        <w:rPr>
          <w:color w:val="000000"/>
        </w:rPr>
        <w:t xml:space="preserve">. </w:t>
      </w:r>
    </w:p>
    <w:p w14:paraId="2DB21C3F" w14:textId="77777777" w:rsidR="00E82F1B" w:rsidRDefault="004C2D65" w:rsidP="008104A6">
      <w:pPr>
        <w:spacing w:line="480" w:lineRule="auto"/>
        <w:ind w:firstLine="720"/>
        <w:jc w:val="both"/>
      </w:pPr>
      <w:r w:rsidRPr="00FA42BD">
        <w:rPr>
          <w:color w:val="000000"/>
        </w:rPr>
        <w:t xml:space="preserve">To understand if </w:t>
      </w:r>
      <w:r w:rsidRPr="006C6557">
        <w:rPr>
          <w:i/>
          <w:iCs/>
          <w:color w:val="000000"/>
        </w:rPr>
        <w:t>Sargassum</w:t>
      </w:r>
      <w:r w:rsidRPr="00FA42BD">
        <w:rPr>
          <w:color w:val="000000"/>
        </w:rPr>
        <w:t xml:space="preserve"> </w:t>
      </w:r>
      <w:r>
        <w:rPr>
          <w:color w:val="000000"/>
        </w:rPr>
        <w:t>additions</w:t>
      </w:r>
      <w:r w:rsidRPr="00FA42BD">
        <w:rPr>
          <w:color w:val="000000"/>
        </w:rPr>
        <w:t xml:space="preserve"> </w:t>
      </w:r>
      <w:r>
        <w:rPr>
          <w:color w:val="000000"/>
        </w:rPr>
        <w:t xml:space="preserve">increased soil </w:t>
      </w:r>
      <w:r w:rsidR="00E82F1B">
        <w:rPr>
          <w:color w:val="000000"/>
        </w:rPr>
        <w:t xml:space="preserve">ammonium, </w:t>
      </w:r>
      <w:proofErr w:type="gramStart"/>
      <w:r>
        <w:rPr>
          <w:color w:val="000000"/>
        </w:rPr>
        <w:t>nitrate</w:t>
      </w:r>
      <w:proofErr w:type="gramEnd"/>
      <w:r>
        <w:rPr>
          <w:color w:val="000000"/>
        </w:rPr>
        <w:t xml:space="preserve"> </w:t>
      </w:r>
      <w:r w:rsidR="00E82F1B">
        <w:rPr>
          <w:color w:val="000000"/>
        </w:rPr>
        <w:t xml:space="preserve">and DOC </w:t>
      </w:r>
      <w:r>
        <w:rPr>
          <w:color w:val="000000"/>
        </w:rPr>
        <w:t>levels</w:t>
      </w:r>
      <w:r w:rsidRPr="00FA42BD">
        <w:rPr>
          <w:color w:val="000000"/>
        </w:rPr>
        <w:t xml:space="preserve">, </w:t>
      </w:r>
      <w:r>
        <w:rPr>
          <w:color w:val="000000"/>
        </w:rPr>
        <w:t>w</w:t>
      </w:r>
      <w:r w:rsidRPr="00FA42BD">
        <w:rPr>
          <w:color w:val="000000"/>
        </w:rPr>
        <w:t xml:space="preserve">e collected </w:t>
      </w:r>
      <w:r>
        <w:rPr>
          <w:color w:val="000000"/>
        </w:rPr>
        <w:t>50 m</w:t>
      </w:r>
      <w:r w:rsidR="00506AEE">
        <w:rPr>
          <w:color w:val="000000"/>
        </w:rPr>
        <w:t>L</w:t>
      </w:r>
      <w:r>
        <w:rPr>
          <w:color w:val="000000"/>
        </w:rPr>
        <w:t xml:space="preserve"> </w:t>
      </w:r>
      <w:r w:rsidRPr="00FA42BD">
        <w:rPr>
          <w:color w:val="000000"/>
        </w:rPr>
        <w:t xml:space="preserve">sediment </w:t>
      </w:r>
      <w:r>
        <w:rPr>
          <w:color w:val="000000"/>
        </w:rPr>
        <w:t>cores</w:t>
      </w:r>
      <w:r w:rsidRPr="00FA42BD">
        <w:rPr>
          <w:color w:val="000000"/>
        </w:rPr>
        <w:t xml:space="preserve"> from all </w:t>
      </w:r>
      <w:r>
        <w:rPr>
          <w:color w:val="000000"/>
        </w:rPr>
        <w:t xml:space="preserve">plots. To minimize disturbance to the </w:t>
      </w:r>
      <w:r w:rsidRPr="00813320">
        <w:rPr>
          <w:i/>
          <w:iCs/>
          <w:color w:val="000000"/>
        </w:rPr>
        <w:t>Sargassum</w:t>
      </w:r>
      <w:r>
        <w:rPr>
          <w:color w:val="000000"/>
        </w:rPr>
        <w:t xml:space="preserve"> piles, sediment cores were collected ~30 cm </w:t>
      </w:r>
      <w:r w:rsidR="00087CD4">
        <w:rPr>
          <w:color w:val="000000"/>
        </w:rPr>
        <w:t xml:space="preserve">towards the plot center </w:t>
      </w:r>
      <w:r>
        <w:rPr>
          <w:color w:val="000000"/>
        </w:rPr>
        <w:t xml:space="preserve">from </w:t>
      </w:r>
      <w:r w:rsidR="009C6CE6">
        <w:rPr>
          <w:color w:val="000000"/>
        </w:rPr>
        <w:t>plot edges. We cleared overlaying</w:t>
      </w:r>
      <w:r w:rsidR="009C6CE6" w:rsidRPr="009C6CE6">
        <w:rPr>
          <w:color w:val="000000"/>
        </w:rPr>
        <w:t xml:space="preserve"> </w:t>
      </w:r>
      <w:r w:rsidR="009C6CE6" w:rsidRPr="00DB47AB">
        <w:rPr>
          <w:i/>
          <w:iCs/>
          <w:color w:val="000000"/>
        </w:rPr>
        <w:t>Sargassum</w:t>
      </w:r>
      <w:r w:rsidR="009C6CE6" w:rsidRPr="00FA42BD">
        <w:rPr>
          <w:i/>
          <w:iCs/>
          <w:color w:val="000000"/>
        </w:rPr>
        <w:t xml:space="preserve"> </w:t>
      </w:r>
      <w:r w:rsidR="009C6CE6" w:rsidRPr="00FA42BD">
        <w:rPr>
          <w:color w:val="000000"/>
        </w:rPr>
        <w:t>and leaf litter</w:t>
      </w:r>
      <w:r w:rsidR="009C6CE6">
        <w:rPr>
          <w:color w:val="000000"/>
        </w:rPr>
        <w:t xml:space="preserve"> before collecting soil.</w:t>
      </w:r>
      <w:r w:rsidR="00DB47AB">
        <w:rPr>
          <w:color w:val="000000"/>
        </w:rPr>
        <w:t xml:space="preserve"> Samples from August 2022, March and August 2023 were dried using the lowest setting of a conventional oven (</w:t>
      </w:r>
      <w:r w:rsidR="006C6557">
        <w:rPr>
          <w:color w:val="000000"/>
        </w:rPr>
        <w:t>3</w:t>
      </w:r>
      <w:r w:rsidR="00E82F1B">
        <w:rPr>
          <w:color w:val="000000"/>
        </w:rPr>
        <w:t xml:space="preserve"> </w:t>
      </w:r>
      <w:proofErr w:type="spellStart"/>
      <w:r w:rsidR="00E82F1B">
        <w:rPr>
          <w:color w:val="000000"/>
        </w:rPr>
        <w:t>hr</w:t>
      </w:r>
      <w:proofErr w:type="spellEnd"/>
      <w:r w:rsidR="006C6557">
        <w:rPr>
          <w:color w:val="000000"/>
        </w:rPr>
        <w:t>, 190</w:t>
      </w:r>
      <w:r w:rsidR="006C6557">
        <w:rPr>
          <w:rFonts w:cstheme="minorHAnsi"/>
        </w:rPr>
        <w:t>⁰C)</w:t>
      </w:r>
      <w:r w:rsidR="00DB47AB">
        <w:rPr>
          <w:color w:val="000000"/>
        </w:rPr>
        <w:t xml:space="preserve"> then kelp at -80</w:t>
      </w:r>
      <w:r w:rsidR="00DB47AB">
        <w:rPr>
          <w:rFonts w:cstheme="minorHAnsi"/>
        </w:rPr>
        <w:t>⁰</w:t>
      </w:r>
      <w:r w:rsidR="00DB47AB">
        <w:t>C until transported to San Diego State University (SDSU) in August 2023 where they were kept at</w:t>
      </w:r>
      <w:r w:rsidR="00DB47AB">
        <w:rPr>
          <w:color w:val="000000"/>
        </w:rPr>
        <w:t xml:space="preserve"> </w:t>
      </w:r>
      <w:r w:rsidR="00DB47AB">
        <w:t>-20</w:t>
      </w:r>
      <w:r w:rsidR="00DB47AB">
        <w:rPr>
          <w:rFonts w:cstheme="minorHAnsi"/>
        </w:rPr>
        <w:t>⁰</w:t>
      </w:r>
      <w:r w:rsidR="00DB47AB">
        <w:t xml:space="preserve">C until analysis. Because we did not have access to a drying oven in November 2022, </w:t>
      </w:r>
      <w:r w:rsidR="00DB47AB">
        <w:lastRenderedPageBreak/>
        <w:t>these samples were</w:t>
      </w:r>
      <w:r w:rsidR="00E82F1B">
        <w:t xml:space="preserve"> kept frozen at -80</w:t>
      </w:r>
      <w:r w:rsidR="00E82F1B">
        <w:rPr>
          <w:rFonts w:cstheme="minorHAnsi"/>
        </w:rPr>
        <w:t>⁰</w:t>
      </w:r>
      <w:r w:rsidR="00E82F1B">
        <w:t>C</w:t>
      </w:r>
      <w:r w:rsidR="00DB47AB">
        <w:t xml:space="preserve"> </w:t>
      </w:r>
      <w:r w:rsidR="00E82F1B">
        <w:t xml:space="preserve">then </w:t>
      </w:r>
      <w:r w:rsidR="00DB47AB">
        <w:t>dried at SDSU in a 65</w:t>
      </w:r>
      <w:r w:rsidR="00DB47AB">
        <w:rPr>
          <w:rFonts w:cstheme="minorHAnsi"/>
        </w:rPr>
        <w:t>⁰</w:t>
      </w:r>
      <w:r w:rsidR="00DB47AB">
        <w:t xml:space="preserve">C oven for 6hr before the analysis </w:t>
      </w:r>
      <w:r w:rsidR="004606A7">
        <w:t>in</w:t>
      </w:r>
      <w:r w:rsidR="00DB47AB">
        <w:t xml:space="preserve"> December 2023.</w:t>
      </w:r>
      <w:r w:rsidR="004606A7">
        <w:t xml:space="preserve"> </w:t>
      </w:r>
    </w:p>
    <w:p w14:paraId="71115187" w14:textId="7BD7DE5A" w:rsidR="004606A7" w:rsidRDefault="004606A7" w:rsidP="008104A6">
      <w:pPr>
        <w:spacing w:line="480" w:lineRule="auto"/>
        <w:ind w:firstLine="720"/>
        <w:jc w:val="both"/>
        <w:rPr>
          <w:color w:val="000000"/>
        </w:rPr>
      </w:pPr>
      <w:r>
        <w:t>We conducted a Spectrophotometric Nitrate assay using a vanadium chloride method. To do this ~10g of sediment was added to 25mL of 0.5M potassium sulfate solution and incubated in a shaker for 1hr at 120rmp at 30</w:t>
      </w:r>
      <w:r>
        <w:rPr>
          <w:rFonts w:cstheme="minorHAnsi"/>
        </w:rPr>
        <w:t>⁰</w:t>
      </w:r>
      <w:r>
        <w:t>C then spun for 5min at 10</w:t>
      </w:r>
      <w:r w:rsidR="00506AEE">
        <w:t>,</w:t>
      </w:r>
      <w:r>
        <w:t>000rpm. Supernatant from samples (10mL) was added to 20uL of 5M sulfuric acid for pr</w:t>
      </w:r>
      <w:r w:rsidR="00DF22B8">
        <w:t xml:space="preserve">eservation in 15mL conical tubes. Final concentration of sulfuric acid was 10mM for the assay. Samples were pipetted in duplicates into a 96 well plate using 60uL of sample, 60uL Vanadium III Chloride, 30uL Sulfanilamide, and 30uL NEDD (N-1-naphthylethylenediamine dihydrochloride). The plate was incubated at room temperature for 30min and then absorbance was measured at A540 nm using a spectrophotometer. </w:t>
      </w:r>
      <w:r w:rsidR="00074A6A">
        <w:t xml:space="preserve">Soil nitrate levels </w:t>
      </w:r>
      <w:r w:rsidR="00DF22B8">
        <w:t>w</w:t>
      </w:r>
      <w:r w:rsidR="00074A6A">
        <w:t>ere</w:t>
      </w:r>
      <w:r w:rsidR="00DF22B8">
        <w:t xml:space="preserve"> calculate</w:t>
      </w:r>
      <w:r w:rsidR="00110D06">
        <w:t xml:space="preserve">d using the formula </w:t>
      </w:r>
      <w:r w:rsidR="009F6DF6">
        <w:t>[(</w:t>
      </w:r>
      <w:proofErr w:type="gramStart"/>
      <w:r w:rsidR="009F6DF6">
        <w:t>1 fold</w:t>
      </w:r>
      <w:proofErr w:type="gramEnd"/>
      <w:r w:rsidR="009F6DF6">
        <w:t xml:space="preserve"> dilution)(Nitrate X </w:t>
      </w:r>
      <w:proofErr w:type="spellStart"/>
      <w:r w:rsidR="009F6DF6">
        <w:t>uM</w:t>
      </w:r>
      <w:proofErr w:type="spellEnd"/>
      <w:r w:rsidR="009F6DF6">
        <w:t>)(62.004 g/mol Carbon)(0.025L)]/ (soil dry weight grams).</w:t>
      </w:r>
      <w:r w:rsidR="00DF22B8">
        <w:t xml:space="preserve"> </w:t>
      </w:r>
    </w:p>
    <w:p w14:paraId="669A5898" w14:textId="5EEF202F" w:rsidR="00506AEE" w:rsidRPr="0080424F" w:rsidRDefault="00506AEE" w:rsidP="00E82F1B">
      <w:pPr>
        <w:spacing w:line="480" w:lineRule="auto"/>
        <w:ind w:firstLine="720"/>
        <w:jc w:val="both"/>
        <w:rPr>
          <w:color w:val="000000"/>
          <w:highlight w:val="yellow"/>
        </w:rPr>
      </w:pPr>
      <w:r w:rsidRPr="00506AEE">
        <w:rPr>
          <w:color w:val="000000"/>
          <w:highlight w:val="yellow"/>
        </w:rPr>
        <w:t xml:space="preserve">Unsure what level </w:t>
      </w:r>
      <w:r w:rsidRPr="0080424F">
        <w:rPr>
          <w:color w:val="000000"/>
          <w:highlight w:val="yellow"/>
        </w:rPr>
        <w:t xml:space="preserve">of detail we need on </w:t>
      </w:r>
      <w:proofErr w:type="gramStart"/>
      <w:r w:rsidRPr="0080424F">
        <w:rPr>
          <w:color w:val="000000"/>
          <w:highlight w:val="yellow"/>
        </w:rPr>
        <w:t>chemistry</w:t>
      </w:r>
      <w:proofErr w:type="gramEnd"/>
      <w:r w:rsidRPr="0080424F">
        <w:rPr>
          <w:color w:val="000000"/>
          <w:highlight w:val="yellow"/>
        </w:rPr>
        <w:t xml:space="preserve"> but I </w:t>
      </w:r>
      <w:r w:rsidR="0080424F" w:rsidRPr="0080424F">
        <w:rPr>
          <w:color w:val="000000"/>
          <w:highlight w:val="yellow"/>
        </w:rPr>
        <w:t>am waiting to</w:t>
      </w:r>
      <w:r w:rsidRPr="0080424F">
        <w:rPr>
          <w:color w:val="000000"/>
          <w:highlight w:val="yellow"/>
        </w:rPr>
        <w:t xml:space="preserve"> get protocols for ammonium and DOC from Andy.</w:t>
      </w:r>
    </w:p>
    <w:p w14:paraId="56053CC4" w14:textId="40FDE85F" w:rsidR="00F3424C" w:rsidRDefault="00C27D79" w:rsidP="00506AEE">
      <w:pPr>
        <w:spacing w:line="480" w:lineRule="auto"/>
        <w:jc w:val="both"/>
        <w:rPr>
          <w:color w:val="000000"/>
        </w:rPr>
      </w:pPr>
      <w:r w:rsidRPr="0080424F">
        <w:rPr>
          <w:color w:val="000000"/>
          <w:highlight w:val="yellow"/>
        </w:rPr>
        <w:t>STILL NEED TO GET HELP</w:t>
      </w:r>
      <w:r w:rsidR="00506AEE" w:rsidRPr="0080424F">
        <w:rPr>
          <w:color w:val="000000"/>
          <w:highlight w:val="yellow"/>
        </w:rPr>
        <w:t xml:space="preserve"> HERE. Met with</w:t>
      </w:r>
      <w:r w:rsidR="00E82F1B" w:rsidRPr="0080424F">
        <w:rPr>
          <w:color w:val="000000"/>
          <w:highlight w:val="yellow"/>
        </w:rPr>
        <w:t xml:space="preserve"> Andy</w:t>
      </w:r>
      <w:r w:rsidR="00506AEE" w:rsidRPr="0080424F">
        <w:rPr>
          <w:color w:val="000000"/>
          <w:highlight w:val="yellow"/>
        </w:rPr>
        <w:t xml:space="preserve"> 1/29 and he is going to hound David for us.</w:t>
      </w:r>
    </w:p>
    <w:p w14:paraId="42FCE211" w14:textId="3CBDBCEA" w:rsidR="004C2D65" w:rsidRPr="00FA42BD" w:rsidRDefault="009C6CE6" w:rsidP="008104A6">
      <w:pPr>
        <w:spacing w:line="480" w:lineRule="auto"/>
        <w:ind w:firstLine="720"/>
        <w:jc w:val="both"/>
        <w:rPr>
          <w:color w:val="000000"/>
        </w:rPr>
      </w:pPr>
      <w:r>
        <w:rPr>
          <w:color w:val="000000"/>
        </w:rPr>
        <w:t xml:space="preserve">To determine the impact of </w:t>
      </w:r>
      <w:r w:rsidRPr="008104A6">
        <w:rPr>
          <w:i/>
          <w:iCs/>
          <w:color w:val="000000"/>
        </w:rPr>
        <w:t>Sargassum</w:t>
      </w:r>
      <w:r>
        <w:rPr>
          <w:color w:val="000000"/>
        </w:rPr>
        <w:t xml:space="preserve"> additions on soil respiration, we used two separate techniques. First, </w:t>
      </w:r>
      <w:commentRangeStart w:id="8"/>
      <w:r>
        <w:rPr>
          <w:color w:val="000000"/>
        </w:rPr>
        <w:t xml:space="preserve">we collected gas samples that were later analyzed for </w:t>
      </w:r>
      <w:r w:rsidRPr="00FA42BD">
        <w:rPr>
          <w:color w:val="000000"/>
        </w:rPr>
        <w:t>CO</w:t>
      </w:r>
      <w:r w:rsidRPr="00FA42BD">
        <w:rPr>
          <w:color w:val="000000"/>
          <w:vertAlign w:val="subscript"/>
        </w:rPr>
        <w:t>2</w:t>
      </w:r>
      <w:r>
        <w:rPr>
          <w:color w:val="000000"/>
        </w:rPr>
        <w:t xml:space="preserve"> levels with Mass Spectroscopy. </w:t>
      </w:r>
      <w:commentRangeEnd w:id="8"/>
      <w:r w:rsidR="000817C9">
        <w:rPr>
          <w:rStyle w:val="CommentReference"/>
          <w:rFonts w:asciiTheme="minorHAnsi" w:eastAsiaTheme="minorHAnsi" w:hAnsiTheme="minorHAnsi" w:cstheme="minorBidi"/>
          <w:kern w:val="2"/>
          <w14:ligatures w14:val="standardContextual"/>
        </w:rPr>
        <w:commentReference w:id="8"/>
      </w:r>
      <w:r>
        <w:rPr>
          <w:color w:val="000000"/>
        </w:rPr>
        <w:t xml:space="preserve">Gas samples were collected from inverted containers (1.87 L) placed </w:t>
      </w:r>
      <w:r w:rsidR="002D77F7">
        <w:rPr>
          <w:color w:val="000000"/>
        </w:rPr>
        <w:t>~30 cm towards the plot center from plot edges</w:t>
      </w:r>
      <w:r>
        <w:rPr>
          <w:color w:val="000000"/>
        </w:rPr>
        <w:t>.</w:t>
      </w:r>
      <w:r w:rsidR="000817C9">
        <w:rPr>
          <w:color w:val="000000"/>
        </w:rPr>
        <w:t xml:space="preserve"> Prior to pushing these containers into the sediment, we removed overlying detritus. </w:t>
      </w:r>
      <w:commentRangeStart w:id="9"/>
      <w:r w:rsidR="000817C9">
        <w:rPr>
          <w:color w:val="000000"/>
        </w:rPr>
        <w:t xml:space="preserve">Gas was collected from containers </w:t>
      </w:r>
      <w:r w:rsidR="009C68A1">
        <w:rPr>
          <w:color w:val="000000"/>
        </w:rPr>
        <w:t xml:space="preserve">with vacutainers immediately after deployment </w:t>
      </w:r>
      <w:r w:rsidR="000817C9">
        <w:rPr>
          <w:color w:val="000000"/>
        </w:rPr>
        <w:t xml:space="preserve">and then one hour later. </w:t>
      </w:r>
      <w:commentRangeEnd w:id="9"/>
      <w:r w:rsidR="002D77F7">
        <w:rPr>
          <w:rStyle w:val="CommentReference"/>
          <w:rFonts w:asciiTheme="minorHAnsi" w:eastAsiaTheme="minorHAnsi" w:hAnsiTheme="minorHAnsi" w:cstheme="minorBidi"/>
          <w:kern w:val="2"/>
          <w14:ligatures w14:val="standardContextual"/>
        </w:rPr>
        <w:commentReference w:id="9"/>
      </w:r>
      <w:r w:rsidR="000817C9">
        <w:rPr>
          <w:color w:val="000000"/>
        </w:rPr>
        <w:t>Second, i</w:t>
      </w:r>
      <w:r w:rsidR="004C2D65" w:rsidRPr="00FA42BD">
        <w:rPr>
          <w:color w:val="000000"/>
        </w:rPr>
        <w:t xml:space="preserve">n August 2023, we used a respirometer (model </w:t>
      </w:r>
      <w:r w:rsidR="004C2D65" w:rsidRPr="00FA42BD">
        <w:rPr>
          <w:color w:val="000000"/>
          <w:highlight w:val="yellow"/>
        </w:rPr>
        <w:t>#)</w:t>
      </w:r>
      <w:r w:rsidR="004C2D65" w:rsidRPr="00FA42BD">
        <w:rPr>
          <w:color w:val="000000"/>
        </w:rPr>
        <w:t xml:space="preserve"> to obtain </w:t>
      </w:r>
      <w:r w:rsidR="004C2D65" w:rsidRPr="00FA42BD">
        <w:rPr>
          <w:i/>
          <w:iCs/>
          <w:color w:val="000000"/>
        </w:rPr>
        <w:t>in situ</w:t>
      </w:r>
      <w:r w:rsidR="004C2D65" w:rsidRPr="00FA42BD">
        <w:rPr>
          <w:color w:val="000000"/>
        </w:rPr>
        <w:t xml:space="preserve"> readings of </w:t>
      </w:r>
      <w:r w:rsidR="000817C9" w:rsidRPr="00FA42BD">
        <w:rPr>
          <w:color w:val="000000"/>
        </w:rPr>
        <w:t>CO</w:t>
      </w:r>
      <w:r w:rsidR="000817C9" w:rsidRPr="00FA42BD">
        <w:rPr>
          <w:color w:val="000000"/>
          <w:vertAlign w:val="subscript"/>
        </w:rPr>
        <w:t>2</w:t>
      </w:r>
      <w:r w:rsidR="004C2D65" w:rsidRPr="00FA42BD">
        <w:rPr>
          <w:color w:val="000000"/>
        </w:rPr>
        <w:t xml:space="preserve"> at the </w:t>
      </w:r>
      <w:r w:rsidR="009C68A1">
        <w:rPr>
          <w:color w:val="000000"/>
        </w:rPr>
        <w:t xml:space="preserve">plot </w:t>
      </w:r>
      <w:r w:rsidR="004C2D65" w:rsidRPr="00FA42BD">
        <w:rPr>
          <w:color w:val="000000"/>
        </w:rPr>
        <w:t xml:space="preserve">center and 30cm </w:t>
      </w:r>
      <w:r w:rsidR="009C68A1">
        <w:rPr>
          <w:color w:val="000000"/>
        </w:rPr>
        <w:t>towards the plot interior from the initial plot circumference.</w:t>
      </w:r>
    </w:p>
    <w:p w14:paraId="28F88FB0" w14:textId="77777777" w:rsidR="000817C9" w:rsidRDefault="000817C9" w:rsidP="008104A6">
      <w:pPr>
        <w:spacing w:line="480" w:lineRule="auto"/>
        <w:jc w:val="both"/>
        <w:rPr>
          <w:b/>
          <w:bCs/>
          <w:color w:val="000000"/>
        </w:rPr>
      </w:pPr>
    </w:p>
    <w:p w14:paraId="44E95E41" w14:textId="755F7130" w:rsidR="000817C9" w:rsidRPr="00E82F1B" w:rsidRDefault="000817C9" w:rsidP="008104A6">
      <w:pPr>
        <w:spacing w:line="480" w:lineRule="auto"/>
        <w:jc w:val="both"/>
        <w:rPr>
          <w:b/>
          <w:bCs/>
          <w:color w:val="000000"/>
        </w:rPr>
      </w:pPr>
      <w:r w:rsidRPr="00E82F1B">
        <w:rPr>
          <w:b/>
          <w:bCs/>
          <w:color w:val="000000"/>
        </w:rPr>
        <w:t xml:space="preserve">Plant </w:t>
      </w:r>
      <w:r w:rsidR="00763A12" w:rsidRPr="00E82F1B">
        <w:rPr>
          <w:b/>
          <w:bCs/>
          <w:color w:val="000000"/>
        </w:rPr>
        <w:t>Community Impacts</w:t>
      </w:r>
    </w:p>
    <w:p w14:paraId="565D85CB" w14:textId="5B53103F" w:rsidR="000817C9" w:rsidRPr="00FA42BD" w:rsidRDefault="000817C9" w:rsidP="008104A6">
      <w:pPr>
        <w:spacing w:line="480" w:lineRule="auto"/>
        <w:ind w:firstLine="720"/>
        <w:jc w:val="both"/>
        <w:rPr>
          <w:color w:val="000000"/>
        </w:rPr>
      </w:pPr>
      <w:r w:rsidRPr="00FA42BD">
        <w:rPr>
          <w:color w:val="000000"/>
        </w:rPr>
        <w:t xml:space="preserve">To assess the effect of </w:t>
      </w:r>
      <w:r w:rsidRPr="00A507F0">
        <w:rPr>
          <w:i/>
          <w:iCs/>
          <w:color w:val="000000"/>
        </w:rPr>
        <w:t>Sargassum</w:t>
      </w:r>
      <w:r w:rsidRPr="00FA42BD">
        <w:rPr>
          <w:i/>
          <w:iCs/>
          <w:color w:val="000000"/>
        </w:rPr>
        <w:t xml:space="preserve"> </w:t>
      </w:r>
      <w:r w:rsidRPr="00FA42BD">
        <w:rPr>
          <w:color w:val="000000"/>
        </w:rPr>
        <w:t>on plant cover directly on plots</w:t>
      </w:r>
      <w:r w:rsidR="0075443A">
        <w:rPr>
          <w:color w:val="000000"/>
        </w:rPr>
        <w:t xml:space="preserve"> (i.e.</w:t>
      </w:r>
      <w:r w:rsidR="00C46F80">
        <w:rPr>
          <w:color w:val="000000"/>
        </w:rPr>
        <w:t>,</w:t>
      </w:r>
      <w:r w:rsidR="0075443A">
        <w:rPr>
          <w:color w:val="000000"/>
        </w:rPr>
        <w:t xml:space="preserve"> plot interior)</w:t>
      </w:r>
      <w:r w:rsidRPr="00FA42BD">
        <w:rPr>
          <w:color w:val="000000"/>
        </w:rPr>
        <w:t xml:space="preserve">, we </w:t>
      </w:r>
      <w:r w:rsidR="002D77F7">
        <w:rPr>
          <w:color w:val="000000"/>
        </w:rPr>
        <w:t>surveyed</w:t>
      </w:r>
      <w:r w:rsidRPr="00FA42BD">
        <w:rPr>
          <w:color w:val="000000"/>
        </w:rPr>
        <w:t xml:space="preserve"> percent cover using 0.5 x 0.5</w:t>
      </w:r>
      <w:r w:rsidR="00C46F80">
        <w:rPr>
          <w:color w:val="000000"/>
        </w:rPr>
        <w:t xml:space="preserve"> </w:t>
      </w:r>
      <w:r w:rsidRPr="00FA42BD">
        <w:rPr>
          <w:color w:val="000000"/>
        </w:rPr>
        <w:t>m quadrats</w:t>
      </w:r>
      <w:r w:rsidR="002D77F7">
        <w:rPr>
          <w:color w:val="000000"/>
        </w:rPr>
        <w:t xml:space="preserve"> with a</w:t>
      </w:r>
      <w:r w:rsidR="00763A12">
        <w:rPr>
          <w:color w:val="000000"/>
        </w:rPr>
        <w:t xml:space="preserve"> </w:t>
      </w:r>
      <w:r w:rsidR="00C46F80">
        <w:rPr>
          <w:color w:val="000000"/>
        </w:rPr>
        <w:t>100-point</w:t>
      </w:r>
      <w:r w:rsidR="002D77F7">
        <w:rPr>
          <w:color w:val="000000"/>
        </w:rPr>
        <w:t xml:space="preserve"> grid</w:t>
      </w:r>
      <w:r w:rsidRPr="00FA42BD">
        <w:rPr>
          <w:color w:val="000000"/>
        </w:rPr>
        <w:t xml:space="preserve">. </w:t>
      </w:r>
      <w:r w:rsidR="0075443A">
        <w:rPr>
          <w:color w:val="000000"/>
        </w:rPr>
        <w:t xml:space="preserve">In </w:t>
      </w:r>
      <w:r w:rsidRPr="00FA42BD">
        <w:rPr>
          <w:color w:val="000000"/>
        </w:rPr>
        <w:t xml:space="preserve">August and November 2022, we </w:t>
      </w:r>
      <w:r w:rsidR="00763A12">
        <w:rPr>
          <w:color w:val="000000"/>
        </w:rPr>
        <w:t>haphazardly</w:t>
      </w:r>
      <w:r w:rsidRPr="00FA42BD">
        <w:rPr>
          <w:color w:val="000000"/>
        </w:rPr>
        <w:t xml:space="preserve"> toss</w:t>
      </w:r>
      <w:r w:rsidR="00763A12">
        <w:rPr>
          <w:color w:val="000000"/>
        </w:rPr>
        <w:t>ed</w:t>
      </w:r>
      <w:r w:rsidRPr="00FA42BD">
        <w:rPr>
          <w:color w:val="000000"/>
        </w:rPr>
        <w:t xml:space="preserve"> a marker over the shoulder </w:t>
      </w:r>
      <w:r w:rsidR="00763A12">
        <w:rPr>
          <w:color w:val="000000"/>
        </w:rPr>
        <w:t xml:space="preserve">onto the interior </w:t>
      </w:r>
      <w:r w:rsidRPr="00FA42BD">
        <w:rPr>
          <w:color w:val="000000"/>
        </w:rPr>
        <w:t xml:space="preserve">and </w:t>
      </w:r>
      <w:r w:rsidR="00763A12">
        <w:rPr>
          <w:color w:val="000000"/>
        </w:rPr>
        <w:t>placed</w:t>
      </w:r>
      <w:r w:rsidRPr="00FA42BD">
        <w:rPr>
          <w:color w:val="000000"/>
        </w:rPr>
        <w:t xml:space="preserve"> a quadrat where the marker landed (n=3). </w:t>
      </w:r>
      <w:r w:rsidR="00763A12">
        <w:rPr>
          <w:color w:val="000000"/>
        </w:rPr>
        <w:t>In March and August 2023, w</w:t>
      </w:r>
      <w:r w:rsidRPr="00FA42BD">
        <w:rPr>
          <w:color w:val="000000"/>
        </w:rPr>
        <w:t xml:space="preserve">e </w:t>
      </w:r>
      <w:r w:rsidR="0075443A">
        <w:rPr>
          <w:color w:val="000000"/>
        </w:rPr>
        <w:t>switched to random</w:t>
      </w:r>
      <w:r w:rsidR="00763A12">
        <w:rPr>
          <w:color w:val="000000"/>
        </w:rPr>
        <w:t xml:space="preserve"> sampling (by randomly </w:t>
      </w:r>
      <w:r w:rsidR="0075443A">
        <w:rPr>
          <w:color w:val="000000"/>
        </w:rPr>
        <w:t xml:space="preserve">selected </w:t>
      </w:r>
      <w:r w:rsidRPr="00FA42BD">
        <w:rPr>
          <w:color w:val="000000"/>
        </w:rPr>
        <w:t xml:space="preserve">cardinal directions </w:t>
      </w:r>
      <w:r w:rsidR="0075443A">
        <w:rPr>
          <w:color w:val="000000"/>
        </w:rPr>
        <w:t>and distances from the plot center</w:t>
      </w:r>
      <w:r w:rsidR="00763A12">
        <w:rPr>
          <w:color w:val="000000"/>
        </w:rPr>
        <w:t>)</w:t>
      </w:r>
      <w:r w:rsidR="0075443A">
        <w:rPr>
          <w:color w:val="000000"/>
        </w:rPr>
        <w:t>. For all plant surveys</w:t>
      </w:r>
      <w:r w:rsidRPr="00FA42BD">
        <w:rPr>
          <w:color w:val="000000"/>
        </w:rPr>
        <w:t xml:space="preserve">, we </w:t>
      </w:r>
      <w:r w:rsidR="0075443A">
        <w:rPr>
          <w:color w:val="000000"/>
        </w:rPr>
        <w:t>only recorded the top “canopy” layer of plants</w:t>
      </w:r>
      <w:r w:rsidR="00763A12">
        <w:rPr>
          <w:color w:val="000000"/>
        </w:rPr>
        <w:t xml:space="preserve"> beneath the 100 points</w:t>
      </w:r>
      <w:r w:rsidR="0075443A">
        <w:rPr>
          <w:color w:val="000000"/>
        </w:rPr>
        <w:t>.</w:t>
      </w:r>
    </w:p>
    <w:p w14:paraId="5CE2917D" w14:textId="77777777" w:rsidR="000817C9" w:rsidRPr="00FA42BD" w:rsidRDefault="000817C9" w:rsidP="008104A6">
      <w:pPr>
        <w:spacing w:line="480" w:lineRule="auto"/>
        <w:jc w:val="both"/>
        <w:rPr>
          <w:i/>
          <w:iCs/>
          <w:color w:val="000000"/>
        </w:rPr>
      </w:pPr>
      <w:r w:rsidRPr="00FA42BD">
        <w:rPr>
          <w:i/>
          <w:iCs/>
          <w:color w:val="000000"/>
        </w:rPr>
        <w:t xml:space="preserve">Plot perimeter </w:t>
      </w:r>
      <w:commentRangeStart w:id="10"/>
      <w:r w:rsidRPr="00FA42BD">
        <w:rPr>
          <w:i/>
          <w:iCs/>
          <w:color w:val="000000"/>
        </w:rPr>
        <w:t>survey</w:t>
      </w:r>
      <w:commentRangeEnd w:id="10"/>
      <w:r w:rsidR="00763A12">
        <w:rPr>
          <w:rStyle w:val="CommentReference"/>
          <w:rFonts w:asciiTheme="minorHAnsi" w:eastAsiaTheme="minorHAnsi" w:hAnsiTheme="minorHAnsi" w:cstheme="minorBidi"/>
          <w:kern w:val="2"/>
          <w14:ligatures w14:val="standardContextual"/>
        </w:rPr>
        <w:commentReference w:id="10"/>
      </w:r>
    </w:p>
    <w:p w14:paraId="17205279" w14:textId="1277D807" w:rsidR="00754B2F" w:rsidRPr="00FA42BD" w:rsidRDefault="000817C9" w:rsidP="00774E1F">
      <w:pPr>
        <w:spacing w:line="480" w:lineRule="auto"/>
        <w:ind w:firstLine="720"/>
        <w:jc w:val="both"/>
        <w:rPr>
          <w:color w:val="000000"/>
        </w:rPr>
      </w:pPr>
      <w:r w:rsidRPr="00FA42BD">
        <w:rPr>
          <w:color w:val="000000"/>
        </w:rPr>
        <w:t xml:space="preserve">To assess the effect of </w:t>
      </w:r>
      <w:r w:rsidRPr="008104A6">
        <w:rPr>
          <w:i/>
          <w:iCs/>
          <w:color w:val="000000"/>
        </w:rPr>
        <w:t>Sargassum</w:t>
      </w:r>
      <w:r w:rsidRPr="00FA42BD">
        <w:rPr>
          <w:color w:val="000000"/>
        </w:rPr>
        <w:t xml:space="preserve"> </w:t>
      </w:r>
      <w:r w:rsidR="00763A12">
        <w:rPr>
          <w:color w:val="000000"/>
        </w:rPr>
        <w:t xml:space="preserve">on plant cover </w:t>
      </w:r>
      <w:r w:rsidRPr="00FA42BD">
        <w:rPr>
          <w:color w:val="000000"/>
        </w:rPr>
        <w:t xml:space="preserve">beyond piles, we </w:t>
      </w:r>
      <w:r w:rsidR="00763A12">
        <w:rPr>
          <w:color w:val="000000"/>
        </w:rPr>
        <w:t>surveyed</w:t>
      </w:r>
      <w:r w:rsidRPr="00FA42BD">
        <w:rPr>
          <w:color w:val="000000"/>
        </w:rPr>
        <w:t xml:space="preserve"> percent cover </w:t>
      </w:r>
      <w:r w:rsidR="00763A12">
        <w:rPr>
          <w:color w:val="000000"/>
        </w:rPr>
        <w:t>adjacent to</w:t>
      </w:r>
      <w:r w:rsidRPr="00FA42BD">
        <w:rPr>
          <w:color w:val="000000"/>
        </w:rPr>
        <w:t xml:space="preserve"> the edge of all treatments</w:t>
      </w:r>
      <w:r w:rsidR="004D3FD5">
        <w:rPr>
          <w:color w:val="000000"/>
        </w:rPr>
        <w:t xml:space="preserve"> in August 2022 and 2023</w:t>
      </w:r>
      <w:r w:rsidRPr="00FA42BD">
        <w:rPr>
          <w:color w:val="000000"/>
        </w:rPr>
        <w:t xml:space="preserve">. </w:t>
      </w:r>
      <w:r w:rsidR="00763A12">
        <w:rPr>
          <w:color w:val="000000"/>
        </w:rPr>
        <w:t>W</w:t>
      </w:r>
      <w:r w:rsidRPr="00FA42BD">
        <w:rPr>
          <w:color w:val="000000"/>
        </w:rPr>
        <w:t xml:space="preserve">e placed a quadrat at the edge of </w:t>
      </w:r>
      <w:r w:rsidRPr="008104A6">
        <w:rPr>
          <w:i/>
          <w:iCs/>
          <w:color w:val="000000"/>
        </w:rPr>
        <w:t>Sargassum</w:t>
      </w:r>
      <w:r w:rsidRPr="00FA42BD">
        <w:rPr>
          <w:color w:val="000000"/>
        </w:rPr>
        <w:t xml:space="preserve"> plots and </w:t>
      </w:r>
      <w:r w:rsidR="00763A12">
        <w:rPr>
          <w:color w:val="000000"/>
        </w:rPr>
        <w:t>an equivalent location on control plots (i.e.</w:t>
      </w:r>
      <w:r w:rsidR="004D3FD5">
        <w:rPr>
          <w:color w:val="000000"/>
        </w:rPr>
        <w:t>,</w:t>
      </w:r>
      <w:r w:rsidR="00763A12">
        <w:rPr>
          <w:color w:val="000000"/>
        </w:rPr>
        <w:t xml:space="preserve"> </w:t>
      </w:r>
      <w:r w:rsidRPr="00FA42BD">
        <w:rPr>
          <w:color w:val="000000"/>
        </w:rPr>
        <w:t xml:space="preserve">1.88m from the </w:t>
      </w:r>
      <w:r w:rsidR="00763A12">
        <w:rPr>
          <w:color w:val="000000"/>
        </w:rPr>
        <w:t xml:space="preserve">plot </w:t>
      </w:r>
      <w:r w:rsidRPr="00FA42BD">
        <w:rPr>
          <w:color w:val="000000"/>
        </w:rPr>
        <w:t>center</w:t>
      </w:r>
      <w:r w:rsidR="00763A12">
        <w:rPr>
          <w:color w:val="000000"/>
        </w:rPr>
        <w:t>)</w:t>
      </w:r>
      <w:r w:rsidRPr="00FA42BD">
        <w:rPr>
          <w:color w:val="000000"/>
        </w:rPr>
        <w:t xml:space="preserve">, </w:t>
      </w:r>
      <w:r w:rsidR="00763A12">
        <w:rPr>
          <w:color w:val="000000"/>
        </w:rPr>
        <w:t>at four opposing poles or points of tangency</w:t>
      </w:r>
      <w:r w:rsidRPr="00FA42BD">
        <w:rPr>
          <w:color w:val="000000"/>
        </w:rPr>
        <w:t xml:space="preserve">. We measured percent cover using the methods described in the section above. </w:t>
      </w:r>
      <w:r w:rsidR="00763A12">
        <w:rPr>
          <w:color w:val="000000"/>
        </w:rPr>
        <w:t>For two of these poles, we also surveyed plant cover</w:t>
      </w:r>
      <w:r w:rsidRPr="00FA42BD">
        <w:rPr>
          <w:color w:val="000000"/>
        </w:rPr>
        <w:t xml:space="preserve"> </w:t>
      </w:r>
      <w:r w:rsidR="00877580">
        <w:rPr>
          <w:color w:val="000000"/>
        </w:rPr>
        <w:t xml:space="preserve">at two </w:t>
      </w:r>
      <w:r w:rsidR="00754B2F">
        <w:rPr>
          <w:color w:val="000000"/>
        </w:rPr>
        <w:t xml:space="preserve">additional </w:t>
      </w:r>
      <w:r w:rsidR="00877580">
        <w:rPr>
          <w:color w:val="000000"/>
        </w:rPr>
        <w:t>distances</w:t>
      </w:r>
      <w:r w:rsidRPr="00FA42BD">
        <w:rPr>
          <w:color w:val="000000"/>
        </w:rPr>
        <w:t xml:space="preserve"> </w:t>
      </w:r>
      <w:r w:rsidR="00763A12">
        <w:rPr>
          <w:color w:val="000000"/>
        </w:rPr>
        <w:t xml:space="preserve">extending away from the </w:t>
      </w:r>
      <w:r w:rsidR="003C713E">
        <w:rPr>
          <w:color w:val="000000"/>
        </w:rPr>
        <w:t>pil</w:t>
      </w:r>
      <w:r w:rsidR="001D1952">
        <w:rPr>
          <w:color w:val="000000"/>
        </w:rPr>
        <w:t>e</w:t>
      </w:r>
      <w:r w:rsidR="00763A12">
        <w:rPr>
          <w:color w:val="000000"/>
        </w:rPr>
        <w:t xml:space="preserve"> edge </w:t>
      </w:r>
      <w:r w:rsidRPr="00FA42BD">
        <w:rPr>
          <w:color w:val="000000"/>
        </w:rPr>
        <w:t>(</w:t>
      </w:r>
      <w:r w:rsidR="00754B2F">
        <w:rPr>
          <w:color w:val="000000"/>
        </w:rPr>
        <w:t>D</w:t>
      </w:r>
      <w:r w:rsidR="00754B2F">
        <w:rPr>
          <w:color w:val="000000"/>
          <w:vertAlign w:val="subscript"/>
        </w:rPr>
        <w:t xml:space="preserve">1 </w:t>
      </w:r>
      <w:r w:rsidR="00754B2F">
        <w:rPr>
          <w:color w:val="000000"/>
        </w:rPr>
        <w:t>and D</w:t>
      </w:r>
      <w:r w:rsidR="00754B2F">
        <w:rPr>
          <w:color w:val="000000"/>
          <w:vertAlign w:val="subscript"/>
        </w:rPr>
        <w:t>2</w:t>
      </w:r>
      <w:r w:rsidR="00754B2F">
        <w:rPr>
          <w:color w:val="000000"/>
        </w:rPr>
        <w:t xml:space="preserve"> = </w:t>
      </w:r>
      <w:r w:rsidRPr="00FA42BD">
        <w:rPr>
          <w:color w:val="000000"/>
        </w:rPr>
        <w:t>August</w:t>
      </w:r>
      <w:r w:rsidR="00877580">
        <w:rPr>
          <w:color w:val="000000"/>
        </w:rPr>
        <w:t xml:space="preserve"> 2022, </w:t>
      </w:r>
      <w:r w:rsidR="00023A9A">
        <w:rPr>
          <w:color w:val="000000"/>
        </w:rPr>
        <w:t>0.75 and</w:t>
      </w:r>
      <w:r w:rsidR="00877580">
        <w:rPr>
          <w:color w:val="000000"/>
        </w:rPr>
        <w:t xml:space="preserve"> </w:t>
      </w:r>
      <w:r w:rsidR="00023A9A">
        <w:rPr>
          <w:color w:val="000000"/>
        </w:rPr>
        <w:t xml:space="preserve">1.5 m at both sites; </w:t>
      </w:r>
      <w:r w:rsidRPr="00FA42BD">
        <w:rPr>
          <w:color w:val="000000"/>
        </w:rPr>
        <w:t xml:space="preserve"> November 2022</w:t>
      </w:r>
      <w:r w:rsidR="00023A9A">
        <w:rPr>
          <w:color w:val="000000"/>
        </w:rPr>
        <w:t>, 0.52 and 1.27m at Beach, 0.62 and 1.37</w:t>
      </w:r>
      <w:r w:rsidR="00754B2F">
        <w:rPr>
          <w:color w:val="000000"/>
        </w:rPr>
        <w:t>m</w:t>
      </w:r>
      <w:r w:rsidR="00023A9A">
        <w:rPr>
          <w:color w:val="000000"/>
        </w:rPr>
        <w:t xml:space="preserve"> at Forest;</w:t>
      </w:r>
      <w:r w:rsidRPr="00FA42BD">
        <w:rPr>
          <w:color w:val="000000"/>
        </w:rPr>
        <w:t xml:space="preserve"> March 2023</w:t>
      </w:r>
      <w:r w:rsidR="00023A9A">
        <w:rPr>
          <w:color w:val="000000"/>
        </w:rPr>
        <w:t>, 0.32 and 1.07</w:t>
      </w:r>
      <w:r w:rsidR="00754B2F">
        <w:rPr>
          <w:color w:val="000000"/>
        </w:rPr>
        <w:t xml:space="preserve">m </w:t>
      </w:r>
      <w:r w:rsidR="00023A9A">
        <w:rPr>
          <w:color w:val="000000"/>
        </w:rPr>
        <w:t>at Beach</w:t>
      </w:r>
      <w:r w:rsidR="00754B2F">
        <w:rPr>
          <w:color w:val="000000"/>
        </w:rPr>
        <w:t>, 0.43 and 1.18m at Forest</w:t>
      </w:r>
      <w:r w:rsidRPr="00FA42BD">
        <w:rPr>
          <w:color w:val="000000"/>
        </w:rPr>
        <w:t xml:space="preserve">). In March 2023, we did not see variation between sampling distances </w:t>
      </w:r>
      <w:r w:rsidR="00754B2F">
        <w:rPr>
          <w:color w:val="000000"/>
        </w:rPr>
        <w:t>(ANOVA, F</w:t>
      </w:r>
      <w:r w:rsidR="00754B2F">
        <w:rPr>
          <w:color w:val="000000"/>
          <w:vertAlign w:val="subscript"/>
        </w:rPr>
        <w:t>1</w:t>
      </w:r>
      <w:r w:rsidR="00754B2F">
        <w:rPr>
          <w:color w:val="000000"/>
        </w:rPr>
        <w:t>=2.85, p=0.09)</w:t>
      </w:r>
      <w:r w:rsidRPr="00FA42BD">
        <w:rPr>
          <w:color w:val="000000"/>
        </w:rPr>
        <w:t xml:space="preserve"> </w:t>
      </w:r>
      <w:r w:rsidR="00C174B5">
        <w:rPr>
          <w:color w:val="000000"/>
        </w:rPr>
        <w:t xml:space="preserve">and </w:t>
      </w:r>
      <w:r w:rsidRPr="00FA42BD">
        <w:rPr>
          <w:color w:val="000000"/>
        </w:rPr>
        <w:t xml:space="preserve">decided to drop this portion of the survey in the interest of sampling efforts and time (supplementary Fig. </w:t>
      </w:r>
      <w:r w:rsidR="00C174B5">
        <w:rPr>
          <w:color w:val="000000"/>
        </w:rPr>
        <w:t>2</w:t>
      </w:r>
      <w:r w:rsidRPr="00FA42BD">
        <w:rPr>
          <w:color w:val="000000"/>
        </w:rPr>
        <w:t xml:space="preserve">).   </w:t>
      </w:r>
    </w:p>
    <w:p w14:paraId="0A1F6616" w14:textId="2AA9DB4A" w:rsidR="000817C9" w:rsidRPr="00250CC3" w:rsidRDefault="000817C9" w:rsidP="008104A6">
      <w:pPr>
        <w:spacing w:line="480" w:lineRule="auto"/>
        <w:ind w:firstLine="720"/>
        <w:jc w:val="both"/>
        <w:rPr>
          <w:color w:val="000000"/>
        </w:rPr>
      </w:pPr>
      <w:commentRangeStart w:id="11"/>
      <w:r w:rsidRPr="00FA42BD">
        <w:rPr>
          <w:color w:val="000000"/>
        </w:rPr>
        <w:t>Additionally,</w:t>
      </w:r>
      <w:r w:rsidR="003C713E">
        <w:rPr>
          <w:color w:val="000000"/>
        </w:rPr>
        <w:t xml:space="preserve"> </w:t>
      </w:r>
      <w:r w:rsidRPr="00FA42BD">
        <w:rPr>
          <w:color w:val="000000"/>
        </w:rPr>
        <w:t xml:space="preserve">because Bermuda grass was so prevalent at the beach sites and there were no obvious patterns observed in the forest or with other plants in general, we </w:t>
      </w:r>
      <w:r w:rsidR="00763A12">
        <w:rPr>
          <w:color w:val="000000"/>
        </w:rPr>
        <w:t>collapsed</w:t>
      </w:r>
      <w:r w:rsidRPr="00FA42BD">
        <w:rPr>
          <w:color w:val="000000"/>
        </w:rPr>
        <w:t xml:space="preserve"> all non-Bermuda grass plants into one category in the </w:t>
      </w:r>
      <w:r w:rsidR="00250CC3">
        <w:rPr>
          <w:color w:val="000000"/>
        </w:rPr>
        <w:t>Forest</w:t>
      </w:r>
      <w:r w:rsidRPr="00FA42BD">
        <w:rPr>
          <w:color w:val="000000"/>
        </w:rPr>
        <w:t xml:space="preserve"> (March 2023), and both sites in August 2023. Furthermore, the </w:t>
      </w:r>
      <w:r w:rsidRPr="008104A6">
        <w:rPr>
          <w:i/>
          <w:iCs/>
          <w:color w:val="000000"/>
        </w:rPr>
        <w:t>Sargassum</w:t>
      </w:r>
      <w:r w:rsidRPr="00FA42BD">
        <w:rPr>
          <w:color w:val="000000"/>
        </w:rPr>
        <w:t xml:space="preserve"> treatments had decreased in volume and area footprint</w:t>
      </w:r>
      <w:r w:rsidR="00C40163">
        <w:rPr>
          <w:color w:val="000000"/>
        </w:rPr>
        <w:t xml:space="preserve"> (November </w:t>
      </w:r>
      <w:r w:rsidR="00C40163">
        <w:rPr>
          <w:color w:val="000000"/>
        </w:rPr>
        <w:lastRenderedPageBreak/>
        <w:t>2022),</w:t>
      </w:r>
      <w:r w:rsidRPr="00FA42BD">
        <w:rPr>
          <w:color w:val="000000"/>
        </w:rPr>
        <w:t xml:space="preserve"> which meant that quadrats placed on the edge of </w:t>
      </w:r>
      <w:r w:rsidRPr="008104A6">
        <w:rPr>
          <w:i/>
          <w:iCs/>
          <w:color w:val="000000"/>
        </w:rPr>
        <w:t>Sargassum</w:t>
      </w:r>
      <w:r w:rsidR="00250CC3">
        <w:rPr>
          <w:i/>
          <w:iCs/>
          <w:color w:val="000000"/>
        </w:rPr>
        <w:t xml:space="preserve"> </w:t>
      </w:r>
      <w:r w:rsidR="00250CC3">
        <w:rPr>
          <w:color w:val="000000"/>
        </w:rPr>
        <w:t>for the perimeter survey</w:t>
      </w:r>
      <w:r w:rsidRPr="00FA42BD">
        <w:rPr>
          <w:color w:val="000000"/>
        </w:rPr>
        <w:t xml:space="preserve"> had been moving over sampling periods, thus in August 2023 we decided to sample at 1.88m from the centers of </w:t>
      </w:r>
      <w:r w:rsidRPr="008104A6">
        <w:rPr>
          <w:i/>
          <w:iCs/>
          <w:color w:val="000000"/>
        </w:rPr>
        <w:t>Sargassum</w:t>
      </w:r>
      <w:r w:rsidRPr="00FA42BD">
        <w:rPr>
          <w:color w:val="000000"/>
        </w:rPr>
        <w:t xml:space="preserve"> piles in the same way we sampled control plots. </w:t>
      </w:r>
      <w:commentRangeEnd w:id="11"/>
      <w:r w:rsidR="00763A12">
        <w:rPr>
          <w:rStyle w:val="CommentReference"/>
          <w:rFonts w:asciiTheme="minorHAnsi" w:eastAsiaTheme="minorHAnsi" w:hAnsiTheme="minorHAnsi" w:cstheme="minorBidi"/>
          <w:kern w:val="2"/>
          <w14:ligatures w14:val="standardContextual"/>
        </w:rPr>
        <w:commentReference w:id="11"/>
      </w:r>
      <w:r w:rsidR="00250CC3">
        <w:rPr>
          <w:color w:val="000000"/>
        </w:rPr>
        <w:t xml:space="preserve">Because the quadrats on the “perimeter” were </w:t>
      </w:r>
      <w:proofErr w:type="gramStart"/>
      <w:r w:rsidR="00250CC3">
        <w:rPr>
          <w:color w:val="000000"/>
        </w:rPr>
        <w:t>actually sampling</w:t>
      </w:r>
      <w:proofErr w:type="gramEnd"/>
      <w:r w:rsidR="00250CC3">
        <w:rPr>
          <w:color w:val="000000"/>
        </w:rPr>
        <w:t xml:space="preserve"> over the original footprint of </w:t>
      </w:r>
      <w:r w:rsidR="00250CC3">
        <w:rPr>
          <w:i/>
          <w:iCs/>
          <w:color w:val="000000"/>
        </w:rPr>
        <w:t xml:space="preserve">Sargassum </w:t>
      </w:r>
      <w:r w:rsidR="00250CC3">
        <w:rPr>
          <w:color w:val="000000"/>
        </w:rPr>
        <w:t>plots, we excluded them from analysis and figures, as they do not accurately represent edge effects.</w:t>
      </w:r>
    </w:p>
    <w:p w14:paraId="0AF143F1" w14:textId="77777777" w:rsidR="000817C9" w:rsidRPr="00FA42BD" w:rsidRDefault="000817C9" w:rsidP="008104A6">
      <w:pPr>
        <w:spacing w:line="480" w:lineRule="auto"/>
        <w:jc w:val="both"/>
        <w:rPr>
          <w:b/>
          <w:bCs/>
          <w:color w:val="000000"/>
        </w:rPr>
      </w:pPr>
    </w:p>
    <w:p w14:paraId="64C82A1F" w14:textId="22F2715E" w:rsidR="000817C9" w:rsidRPr="00FA42BD" w:rsidRDefault="000817C9" w:rsidP="008104A6">
      <w:pPr>
        <w:spacing w:line="480" w:lineRule="auto"/>
        <w:jc w:val="both"/>
        <w:rPr>
          <w:b/>
          <w:bCs/>
          <w:color w:val="000000"/>
        </w:rPr>
      </w:pPr>
      <w:r w:rsidRPr="00FA42BD">
        <w:rPr>
          <w:b/>
          <w:bCs/>
          <w:color w:val="000000"/>
        </w:rPr>
        <w:t xml:space="preserve">Arthropod </w:t>
      </w:r>
      <w:r w:rsidR="00763A12">
        <w:rPr>
          <w:b/>
          <w:bCs/>
          <w:color w:val="000000"/>
        </w:rPr>
        <w:t>Community Impacts</w:t>
      </w:r>
    </w:p>
    <w:p w14:paraId="5B79417D" w14:textId="44A32565" w:rsidR="000817C9" w:rsidRPr="00FA42BD" w:rsidRDefault="000817C9" w:rsidP="009E742F">
      <w:pPr>
        <w:spacing w:line="480" w:lineRule="auto"/>
        <w:ind w:firstLine="720"/>
        <w:jc w:val="both"/>
        <w:rPr>
          <w:color w:val="000000"/>
        </w:rPr>
      </w:pPr>
      <w:r w:rsidRPr="00FA42BD">
        <w:rPr>
          <w:color w:val="000000"/>
        </w:rPr>
        <w:t xml:space="preserve">To assess the effect of </w:t>
      </w:r>
      <w:r w:rsidRPr="008104A6">
        <w:rPr>
          <w:i/>
          <w:iCs/>
          <w:color w:val="000000"/>
        </w:rPr>
        <w:t>Sargassum</w:t>
      </w:r>
      <w:r w:rsidRPr="00FA42BD">
        <w:rPr>
          <w:i/>
          <w:iCs/>
          <w:color w:val="000000"/>
        </w:rPr>
        <w:t xml:space="preserve"> </w:t>
      </w:r>
      <w:r w:rsidRPr="00FA42BD">
        <w:rPr>
          <w:color w:val="000000"/>
        </w:rPr>
        <w:t xml:space="preserve">on </w:t>
      </w:r>
      <w:r w:rsidR="00763A12">
        <w:rPr>
          <w:color w:val="000000"/>
        </w:rPr>
        <w:t xml:space="preserve">the </w:t>
      </w:r>
      <w:r w:rsidRPr="00FA42BD">
        <w:rPr>
          <w:color w:val="000000"/>
        </w:rPr>
        <w:t xml:space="preserve">crawling arthropod </w:t>
      </w:r>
      <w:r w:rsidR="00763A12">
        <w:rPr>
          <w:color w:val="000000"/>
        </w:rPr>
        <w:t>community</w:t>
      </w:r>
      <w:r w:rsidRPr="00FA42BD">
        <w:rPr>
          <w:color w:val="000000"/>
        </w:rPr>
        <w:t>, we placed yellow  plastic cups (210 ml) at the edge of the lowest and highest points of each plot</w:t>
      </w:r>
      <w:r w:rsidR="00150131">
        <w:rPr>
          <w:color w:val="000000"/>
        </w:rPr>
        <w:t xml:space="preserve"> for 24 hours</w:t>
      </w:r>
      <w:r w:rsidRPr="00FA42BD">
        <w:rPr>
          <w:color w:val="000000"/>
        </w:rPr>
        <w:t xml:space="preserve">. Pitfall traps were buried flush with the substrate and filed approximately halfway with water and ~5 drops of dish soap to break the surface tension and prevent arthropods from escaping. </w:t>
      </w:r>
      <w:r w:rsidR="00665BD0">
        <w:rPr>
          <w:color w:val="000000"/>
        </w:rPr>
        <w:t xml:space="preserve">Because we wanted to </w:t>
      </w:r>
      <w:r w:rsidR="000104F6">
        <w:rPr>
          <w:color w:val="000000"/>
        </w:rPr>
        <w:t>assess arthropod abundance</w:t>
      </w:r>
      <w:r w:rsidR="00665BD0">
        <w:rPr>
          <w:color w:val="000000"/>
        </w:rPr>
        <w:t xml:space="preserve"> at the same time </w:t>
      </w:r>
      <w:r w:rsidR="000104F6">
        <w:rPr>
          <w:color w:val="000000"/>
        </w:rPr>
        <w:t>for</w:t>
      </w:r>
      <w:r w:rsidR="00665BD0">
        <w:rPr>
          <w:color w:val="000000"/>
        </w:rPr>
        <w:t xml:space="preserve"> each habitat to </w:t>
      </w:r>
      <w:r w:rsidR="000104F6">
        <w:rPr>
          <w:color w:val="000000"/>
        </w:rPr>
        <w:t>reduce</w:t>
      </w:r>
      <w:r w:rsidR="00665BD0">
        <w:rPr>
          <w:color w:val="000000"/>
        </w:rPr>
        <w:t xml:space="preserve"> variability </w:t>
      </w:r>
      <w:r w:rsidR="000104F6">
        <w:rPr>
          <w:color w:val="000000"/>
        </w:rPr>
        <w:t>from deployment dates</w:t>
      </w:r>
      <w:r w:rsidR="00665BD0">
        <w:rPr>
          <w:color w:val="000000"/>
        </w:rPr>
        <w:t xml:space="preserve">, we waited until all </w:t>
      </w:r>
      <w:r w:rsidR="00665BD0">
        <w:rPr>
          <w:i/>
          <w:iCs/>
          <w:color w:val="000000"/>
        </w:rPr>
        <w:t xml:space="preserve">Sargassum </w:t>
      </w:r>
      <w:r w:rsidR="00665BD0">
        <w:rPr>
          <w:color w:val="000000"/>
        </w:rPr>
        <w:t xml:space="preserve">piles were completed at the </w:t>
      </w:r>
      <w:r w:rsidR="00774E1F">
        <w:rPr>
          <w:color w:val="000000"/>
        </w:rPr>
        <w:t>B</w:t>
      </w:r>
      <w:r w:rsidR="00665BD0">
        <w:rPr>
          <w:color w:val="000000"/>
        </w:rPr>
        <w:t>each</w:t>
      </w:r>
      <w:r w:rsidR="000104F6">
        <w:rPr>
          <w:color w:val="000000"/>
        </w:rPr>
        <w:t xml:space="preserve"> before installing pitfall and sticky traps. At the point of installation, two </w:t>
      </w:r>
      <w:r w:rsidR="000104F6">
        <w:rPr>
          <w:i/>
          <w:iCs/>
          <w:color w:val="000000"/>
        </w:rPr>
        <w:t xml:space="preserve">Sargassum </w:t>
      </w:r>
      <w:r w:rsidR="00774E1F">
        <w:rPr>
          <w:color w:val="000000"/>
        </w:rPr>
        <w:t>piles h</w:t>
      </w:r>
      <w:r w:rsidR="000104F6">
        <w:rPr>
          <w:color w:val="000000"/>
        </w:rPr>
        <w:t xml:space="preserve">ad been complete for </w:t>
      </w:r>
      <w:r w:rsidR="009E742F">
        <w:rPr>
          <w:color w:val="000000"/>
        </w:rPr>
        <w:t>two</w:t>
      </w:r>
      <w:r w:rsidR="000104F6">
        <w:rPr>
          <w:color w:val="000000"/>
        </w:rPr>
        <w:t xml:space="preserve"> days, two had been completed for </w:t>
      </w:r>
      <w:r w:rsidR="009E742F">
        <w:rPr>
          <w:color w:val="000000"/>
        </w:rPr>
        <w:t xml:space="preserve">one day, and the traps were deployed after the final pile was made. All </w:t>
      </w:r>
      <w:r w:rsidR="009E742F">
        <w:rPr>
          <w:i/>
          <w:iCs/>
          <w:color w:val="000000"/>
        </w:rPr>
        <w:t xml:space="preserve">Sargassum </w:t>
      </w:r>
      <w:r w:rsidR="009E742F">
        <w:rPr>
          <w:color w:val="000000"/>
        </w:rPr>
        <w:t xml:space="preserve">piles were completed in one day in the </w:t>
      </w:r>
      <w:r w:rsidR="00774E1F">
        <w:rPr>
          <w:color w:val="000000"/>
        </w:rPr>
        <w:t>F</w:t>
      </w:r>
      <w:r w:rsidR="009E742F">
        <w:rPr>
          <w:color w:val="000000"/>
        </w:rPr>
        <w:t xml:space="preserve">orest and arthropod traps were deployed on the same day. </w:t>
      </w:r>
      <w:r w:rsidR="00763A12">
        <w:rPr>
          <w:color w:val="000000"/>
        </w:rPr>
        <w:t xml:space="preserve">After 24 </w:t>
      </w:r>
      <w:r w:rsidR="009E742F">
        <w:rPr>
          <w:color w:val="000000"/>
        </w:rPr>
        <w:t>hours</w:t>
      </w:r>
      <w:r w:rsidR="00763A12">
        <w:rPr>
          <w:color w:val="000000"/>
        </w:rPr>
        <w:t>, w</w:t>
      </w:r>
      <w:r w:rsidRPr="00FA42BD">
        <w:rPr>
          <w:color w:val="000000"/>
        </w:rPr>
        <w:t xml:space="preserve">e collected the entire contents of each trap, </w:t>
      </w:r>
      <w:r w:rsidR="00763A12">
        <w:rPr>
          <w:color w:val="000000"/>
        </w:rPr>
        <w:t xml:space="preserve">and then </w:t>
      </w:r>
      <w:r w:rsidRPr="00FA42BD">
        <w:rPr>
          <w:color w:val="000000"/>
        </w:rPr>
        <w:t xml:space="preserve">counted and identified arthropods to order.  </w:t>
      </w:r>
    </w:p>
    <w:p w14:paraId="2EF82890" w14:textId="31E68CB3" w:rsidR="00C47D2C" w:rsidRDefault="000817C9" w:rsidP="008104A6">
      <w:pPr>
        <w:spacing w:line="480" w:lineRule="auto"/>
        <w:ind w:firstLine="720"/>
        <w:jc w:val="both"/>
        <w:rPr>
          <w:color w:val="000000"/>
        </w:rPr>
      </w:pPr>
      <w:r w:rsidRPr="00FA42BD">
        <w:rPr>
          <w:color w:val="000000"/>
        </w:rPr>
        <w:t xml:space="preserve">To assess the effect of </w:t>
      </w:r>
      <w:r w:rsidRPr="008104A6">
        <w:rPr>
          <w:i/>
          <w:iCs/>
          <w:color w:val="000000"/>
        </w:rPr>
        <w:t>Sargassum</w:t>
      </w:r>
      <w:r w:rsidRPr="00FA42BD">
        <w:rPr>
          <w:i/>
          <w:iCs/>
          <w:color w:val="000000"/>
        </w:rPr>
        <w:t xml:space="preserve"> </w:t>
      </w:r>
      <w:r w:rsidRPr="00FA42BD">
        <w:rPr>
          <w:color w:val="000000"/>
        </w:rPr>
        <w:t>on</w:t>
      </w:r>
      <w:r w:rsidR="00763A12">
        <w:rPr>
          <w:color w:val="000000"/>
        </w:rPr>
        <w:t xml:space="preserve"> the</w:t>
      </w:r>
      <w:r w:rsidRPr="00FA42BD">
        <w:rPr>
          <w:color w:val="000000"/>
        </w:rPr>
        <w:t xml:space="preserve"> flying arthropod </w:t>
      </w:r>
      <w:r w:rsidR="00763A12">
        <w:rPr>
          <w:color w:val="000000"/>
        </w:rPr>
        <w:t>community</w:t>
      </w:r>
      <w:r w:rsidRPr="00FA42BD">
        <w:rPr>
          <w:color w:val="000000"/>
        </w:rPr>
        <w:t>, we placed two double-sided sticky cards (127mm x 76mm</w:t>
      </w:r>
      <w:r w:rsidR="00506AEE">
        <w:rPr>
          <w:color w:val="000000"/>
        </w:rPr>
        <w:t xml:space="preserve">, </w:t>
      </w:r>
      <w:proofErr w:type="spellStart"/>
      <w:r w:rsidR="00506AEE">
        <w:rPr>
          <w:color w:val="000000"/>
        </w:rPr>
        <w:t>Catchmaster</w:t>
      </w:r>
      <w:proofErr w:type="spellEnd"/>
      <w:r w:rsidR="00506AEE">
        <w:rPr>
          <w:color w:val="000000"/>
        </w:rPr>
        <w:t xml:space="preserve"> </w:t>
      </w:r>
      <w:r w:rsidR="00506AEE">
        <w:rPr>
          <w:rFonts w:ascii="r" w:hAnsi="r"/>
          <w:color w:val="000000"/>
        </w:rPr>
        <w:t>®</w:t>
      </w:r>
      <w:r w:rsidRPr="00FA42BD">
        <w:rPr>
          <w:color w:val="000000"/>
        </w:rPr>
        <w:t xml:space="preserve">), attached to wire rods, on each plot. The sticky traps were placed ~130mm  above the substrate or </w:t>
      </w:r>
      <w:r w:rsidRPr="008104A6">
        <w:rPr>
          <w:i/>
          <w:iCs/>
          <w:color w:val="000000"/>
        </w:rPr>
        <w:t>Sargassum</w:t>
      </w:r>
      <w:r w:rsidRPr="00FA42BD">
        <w:rPr>
          <w:i/>
          <w:iCs/>
          <w:color w:val="000000"/>
        </w:rPr>
        <w:t xml:space="preserve"> </w:t>
      </w:r>
      <w:r w:rsidRPr="00FA42BD">
        <w:rPr>
          <w:color w:val="000000"/>
        </w:rPr>
        <w:t xml:space="preserve">piles, ~1m from the center to the “high” and “low” sides of the plot. After 24 hours, we photographed all sticky traps </w:t>
      </w:r>
      <w:r w:rsidRPr="00FA42BD">
        <w:rPr>
          <w:i/>
          <w:iCs/>
          <w:color w:val="000000"/>
        </w:rPr>
        <w:lastRenderedPageBreak/>
        <w:t>in-situ</w:t>
      </w:r>
      <w:r w:rsidRPr="00FA42BD">
        <w:rPr>
          <w:color w:val="000000"/>
        </w:rPr>
        <w:t xml:space="preserve"> to process </w:t>
      </w:r>
      <w:proofErr w:type="gramStart"/>
      <w:r w:rsidRPr="00FA42BD">
        <w:rPr>
          <w:color w:val="000000"/>
        </w:rPr>
        <w:t>at a later time</w:t>
      </w:r>
      <w:proofErr w:type="gramEnd"/>
      <w:r w:rsidRPr="00FA42BD">
        <w:rPr>
          <w:color w:val="000000"/>
        </w:rPr>
        <w:t xml:space="preserve">. Arthropods were counted on both sides of sticky traps and identified to order. </w:t>
      </w:r>
    </w:p>
    <w:p w14:paraId="46FC8C1E" w14:textId="77777777" w:rsidR="00BA4FB6" w:rsidRDefault="00BA4FB6" w:rsidP="009E742F">
      <w:pPr>
        <w:spacing w:line="480" w:lineRule="auto"/>
        <w:jc w:val="both"/>
        <w:rPr>
          <w:color w:val="000000"/>
        </w:rPr>
      </w:pPr>
    </w:p>
    <w:p w14:paraId="20D8657A" w14:textId="151F8312" w:rsidR="008C7411" w:rsidRDefault="00F525FC" w:rsidP="008104A6">
      <w:pPr>
        <w:spacing w:line="480" w:lineRule="auto"/>
        <w:jc w:val="both"/>
        <w:rPr>
          <w:b/>
          <w:bCs/>
          <w:color w:val="000000"/>
        </w:rPr>
      </w:pPr>
      <w:r>
        <w:rPr>
          <w:b/>
          <w:bCs/>
          <w:color w:val="000000"/>
        </w:rPr>
        <w:t xml:space="preserve">Statistical </w:t>
      </w:r>
      <w:r w:rsidR="008C7411" w:rsidRPr="00FA42BD">
        <w:rPr>
          <w:b/>
          <w:bCs/>
          <w:color w:val="000000"/>
        </w:rPr>
        <w:t>Analys</w:t>
      </w:r>
      <w:r>
        <w:rPr>
          <w:b/>
          <w:bCs/>
          <w:color w:val="000000"/>
        </w:rPr>
        <w:t>es</w:t>
      </w:r>
    </w:p>
    <w:p w14:paraId="4DBD6945" w14:textId="15F9459F" w:rsidR="001C55B8" w:rsidRDefault="00F525FC" w:rsidP="008104A6">
      <w:pPr>
        <w:spacing w:line="480" w:lineRule="auto"/>
        <w:jc w:val="both"/>
        <w:rPr>
          <w:color w:val="000000"/>
        </w:rPr>
      </w:pPr>
      <w:r>
        <w:rPr>
          <w:b/>
          <w:bCs/>
          <w:color w:val="000000"/>
        </w:rPr>
        <w:tab/>
      </w:r>
      <w:r>
        <w:rPr>
          <w:color w:val="000000"/>
        </w:rPr>
        <w:t xml:space="preserve">To test decomposition of </w:t>
      </w:r>
      <w:r>
        <w:rPr>
          <w:i/>
          <w:iCs/>
          <w:color w:val="000000"/>
        </w:rPr>
        <w:t xml:space="preserve">Sargassum </w:t>
      </w:r>
      <w:r>
        <w:rPr>
          <w:color w:val="000000"/>
        </w:rPr>
        <w:t>piles</w:t>
      </w:r>
      <w:r w:rsidR="00774E1F">
        <w:rPr>
          <w:color w:val="000000"/>
        </w:rPr>
        <w:t>,</w:t>
      </w:r>
      <w:r>
        <w:rPr>
          <w:color w:val="000000"/>
        </w:rPr>
        <w:t xml:space="preserve"> we used </w:t>
      </w:r>
      <w:proofErr w:type="gramStart"/>
      <w:r>
        <w:rPr>
          <w:color w:val="000000"/>
        </w:rPr>
        <w:t>analyzed</w:t>
      </w:r>
      <w:proofErr w:type="gramEnd"/>
      <w:r>
        <w:rPr>
          <w:color w:val="000000"/>
        </w:rPr>
        <w:t xml:space="preserve"> pile volume as a percent of starting volume using a Linear Mixed Effects Model (LMEM), with site and sampling trip as the main effects and their interaction. We included </w:t>
      </w:r>
      <w:r>
        <w:rPr>
          <w:i/>
          <w:iCs/>
          <w:color w:val="000000"/>
        </w:rPr>
        <w:t xml:space="preserve">Sargassum </w:t>
      </w:r>
      <w:r>
        <w:rPr>
          <w:color w:val="000000"/>
        </w:rPr>
        <w:t xml:space="preserve">pile number in the model as a random factor to account for </w:t>
      </w:r>
      <w:r w:rsidR="002542FD">
        <w:rPr>
          <w:color w:val="000000"/>
        </w:rPr>
        <w:t>differences in starting volume</w:t>
      </w:r>
      <w:r>
        <w:rPr>
          <w:color w:val="000000"/>
        </w:rPr>
        <w:t>.</w:t>
      </w:r>
      <w:r w:rsidR="002542FD">
        <w:rPr>
          <w:color w:val="000000"/>
        </w:rPr>
        <w:t xml:space="preserve"> </w:t>
      </w:r>
      <w:r w:rsidR="00643F6F">
        <w:rPr>
          <w:color w:val="000000"/>
        </w:rPr>
        <w:t xml:space="preserve">To test if decomposition of </w:t>
      </w:r>
      <w:r w:rsidR="00643F6F">
        <w:rPr>
          <w:i/>
          <w:iCs/>
          <w:color w:val="000000"/>
        </w:rPr>
        <w:t>Sargassum</w:t>
      </w:r>
      <w:r w:rsidR="00643F6F">
        <w:rPr>
          <w:color w:val="000000"/>
        </w:rPr>
        <w:t xml:space="preserve"> differed in mesh bags with and without arthropod access, we used a LMEM </w:t>
      </w:r>
      <w:r w:rsidR="00F721A0">
        <w:rPr>
          <w:color w:val="000000"/>
        </w:rPr>
        <w:t xml:space="preserve">with treatment, </w:t>
      </w:r>
      <w:r w:rsidR="00EC77E5">
        <w:rPr>
          <w:color w:val="000000"/>
        </w:rPr>
        <w:t>habitat</w:t>
      </w:r>
      <w:r w:rsidR="00F721A0">
        <w:rPr>
          <w:color w:val="000000"/>
        </w:rPr>
        <w:t>, sampling trip as the main effects and their interactions</w:t>
      </w:r>
      <w:r w:rsidR="002167B1">
        <w:rPr>
          <w:color w:val="000000"/>
        </w:rPr>
        <w:t>,</w:t>
      </w:r>
      <w:r w:rsidR="00F721A0">
        <w:rPr>
          <w:color w:val="000000"/>
        </w:rPr>
        <w:t xml:space="preserve"> and bag identification number as a random factor to account for repeated measures. </w:t>
      </w:r>
      <w:r w:rsidR="001C55B8">
        <w:rPr>
          <w:color w:val="000000"/>
        </w:rPr>
        <w:t>To test if arthropod abundance in large</w:t>
      </w:r>
      <w:r w:rsidR="00EC77E5">
        <w:rPr>
          <w:color w:val="000000"/>
        </w:rPr>
        <w:t xml:space="preserve"> </w:t>
      </w:r>
      <w:r w:rsidR="001C55B8">
        <w:rPr>
          <w:color w:val="000000"/>
        </w:rPr>
        <w:t xml:space="preserve"> mesh bags differed between sites over time, we used a </w:t>
      </w:r>
      <w:r w:rsidR="00774E1F">
        <w:rPr>
          <w:color w:val="000000"/>
        </w:rPr>
        <w:t>L</w:t>
      </w:r>
      <w:r w:rsidR="001C55B8">
        <w:rPr>
          <w:color w:val="000000"/>
        </w:rPr>
        <w:t>inear Model with arthropod order</w:t>
      </w:r>
      <w:r w:rsidR="00EC77E5">
        <w:rPr>
          <w:color w:val="000000"/>
        </w:rPr>
        <w:t>, habitat and</w:t>
      </w:r>
      <w:r w:rsidR="001C55B8">
        <w:rPr>
          <w:color w:val="000000"/>
        </w:rPr>
        <w:t>, trip as main effects with their</w:t>
      </w:r>
      <w:r w:rsidR="00EC77E5">
        <w:rPr>
          <w:color w:val="000000"/>
        </w:rPr>
        <w:t xml:space="preserve"> interactions. </w:t>
      </w:r>
    </w:p>
    <w:p w14:paraId="2F5B3FA6" w14:textId="77B58193" w:rsidR="00822F7D" w:rsidRDefault="00822F7D" w:rsidP="008104A6">
      <w:pPr>
        <w:spacing w:line="480" w:lineRule="auto"/>
        <w:jc w:val="both"/>
        <w:rPr>
          <w:color w:val="000000"/>
        </w:rPr>
      </w:pPr>
      <w:r>
        <w:rPr>
          <w:color w:val="000000"/>
        </w:rPr>
        <w:tab/>
        <w:t xml:space="preserve">To test the effect of </w:t>
      </w:r>
      <w:r>
        <w:rPr>
          <w:i/>
          <w:iCs/>
          <w:color w:val="000000"/>
        </w:rPr>
        <w:t>Sargassum</w:t>
      </w:r>
      <w:r>
        <w:rPr>
          <w:color w:val="000000"/>
        </w:rPr>
        <w:t xml:space="preserve"> additions on plant cover on the interior and the perimeter of plots, directly compared percent cover of grass and “other plants, in Addition plots to paired Controls by habitat at each sampling period. We</w:t>
      </w:r>
      <w:r w:rsidR="008D2916">
        <w:rPr>
          <w:color w:val="000000"/>
        </w:rPr>
        <w:t xml:space="preserve"> used </w:t>
      </w:r>
      <w:r w:rsidR="008D2916" w:rsidRPr="008D2916">
        <w:rPr>
          <w:i/>
          <w:iCs/>
          <w:color w:val="000000"/>
        </w:rPr>
        <w:t>Cohen’s d</w:t>
      </w:r>
      <w:r w:rsidR="008D2916">
        <w:rPr>
          <w:color w:val="000000"/>
        </w:rPr>
        <w:t>, which quantifies the difference in means between two groups (i.e., Control vs. Addition), divided by the weighted average of the standard deviations between both groups to determine the effect size. Using this standardized of effect size allows for comparisons of magnitude of the effect between groups on a common scale (i.e., small</w:t>
      </w:r>
      <w:r w:rsidR="006B6BD5">
        <w:rPr>
          <w:color w:val="000000"/>
        </w:rPr>
        <w:t xml:space="preserve"> d</w:t>
      </w:r>
      <w:r w:rsidR="006B6BD5" w:rsidRPr="006B6BD5">
        <w:rPr>
          <w:color w:val="000000" w:themeColor="text1"/>
        </w:rPr>
        <w:t>≈</w:t>
      </w:r>
      <w:r w:rsidR="008D2916">
        <w:rPr>
          <w:color w:val="000000"/>
        </w:rPr>
        <w:t>0.2, medium</w:t>
      </w:r>
      <w:r w:rsidR="006B6BD5">
        <w:rPr>
          <w:color w:val="000000"/>
        </w:rPr>
        <w:t xml:space="preserve"> d</w:t>
      </w:r>
      <w:r w:rsidR="006B6BD5" w:rsidRPr="006B6BD5">
        <w:rPr>
          <w:color w:val="000000" w:themeColor="text1"/>
        </w:rPr>
        <w:t>≈</w:t>
      </w:r>
      <w:r w:rsidR="008D2916">
        <w:rPr>
          <w:color w:val="000000"/>
        </w:rPr>
        <w:t xml:space="preserve">0.5, and </w:t>
      </w:r>
      <w:r w:rsidR="008D2916" w:rsidRPr="006B6BD5">
        <w:rPr>
          <w:color w:val="000000" w:themeColor="text1"/>
        </w:rPr>
        <w:t>large</w:t>
      </w:r>
      <w:r w:rsidR="006B6BD5">
        <w:rPr>
          <w:color w:val="000000" w:themeColor="text1"/>
        </w:rPr>
        <w:t xml:space="preserve"> d</w:t>
      </w:r>
      <w:r w:rsidR="006B6BD5" w:rsidRPr="006B6BD5">
        <w:rPr>
          <w:color w:val="000000" w:themeColor="text1"/>
        </w:rPr>
        <w:t>≈</w:t>
      </w:r>
      <w:r w:rsidR="008D2916" w:rsidRPr="006B6BD5">
        <w:rPr>
          <w:color w:val="000000" w:themeColor="text1"/>
        </w:rPr>
        <w:t>0</w:t>
      </w:r>
      <w:r w:rsidR="008D2916" w:rsidRPr="006B6BD5">
        <w:rPr>
          <w:color w:val="000000"/>
        </w:rPr>
        <w:t>.8</w:t>
      </w:r>
      <w:r w:rsidR="008D2916">
        <w:rPr>
          <w:color w:val="000000"/>
        </w:rPr>
        <w:t xml:space="preserve"> effect sizes).</w:t>
      </w:r>
      <w:r w:rsidR="006B6BD5">
        <w:rPr>
          <w:color w:val="000000"/>
        </w:rPr>
        <w:t xml:space="preserve">We analyzed the effect sizes of </w:t>
      </w:r>
      <w:r w:rsidR="006B6BD5">
        <w:rPr>
          <w:i/>
          <w:iCs/>
          <w:color w:val="000000"/>
        </w:rPr>
        <w:t xml:space="preserve">Sargassum </w:t>
      </w:r>
      <w:r w:rsidR="006B6BD5">
        <w:rPr>
          <w:color w:val="000000"/>
        </w:rPr>
        <w:t>Addition on crawling and flying arthropod abundances using the same method.</w:t>
      </w:r>
    </w:p>
    <w:p w14:paraId="4C5D7B9D" w14:textId="044EFD37" w:rsidR="00774E1F" w:rsidRPr="002C0C01" w:rsidRDefault="00774E1F" w:rsidP="002C0C01">
      <w:pPr>
        <w:spacing w:line="480" w:lineRule="auto"/>
        <w:ind w:firstLine="720"/>
        <w:jc w:val="both"/>
      </w:pPr>
      <w:r w:rsidRPr="00482793">
        <w:t xml:space="preserve">All statistical analyses and visualizations were conducted using the R Programming Language (R Core Team, 2023). Linear models </w:t>
      </w:r>
      <w:r>
        <w:t xml:space="preserve">and LMEM </w:t>
      </w:r>
      <w:r w:rsidRPr="00482793">
        <w:t xml:space="preserve">were conducted using the R base and </w:t>
      </w:r>
      <w:r w:rsidRPr="00482793">
        <w:lastRenderedPageBreak/>
        <w:t>‘</w:t>
      </w:r>
      <w:proofErr w:type="spellStart"/>
      <w:r w:rsidRPr="00482793">
        <w:t>nlme</w:t>
      </w:r>
      <w:proofErr w:type="spellEnd"/>
      <w:r w:rsidRPr="00482793">
        <w:t xml:space="preserve">’ packages. Necessary assumptions were met for statistical analyses and post-hoc tests were conducted as needed. </w:t>
      </w:r>
    </w:p>
    <w:p w14:paraId="6CC22D4F" w14:textId="31CADCD5" w:rsidR="00250CC3" w:rsidRDefault="00250CC3" w:rsidP="008104A6">
      <w:pPr>
        <w:spacing w:line="480" w:lineRule="auto"/>
        <w:jc w:val="both"/>
        <w:rPr>
          <w:b/>
          <w:bCs/>
          <w:color w:val="000000"/>
        </w:rPr>
      </w:pPr>
      <w:r>
        <w:rPr>
          <w:b/>
          <w:bCs/>
          <w:color w:val="000000"/>
        </w:rPr>
        <w:tab/>
      </w:r>
    </w:p>
    <w:p w14:paraId="6344BDA4" w14:textId="77777777" w:rsidR="003C5709" w:rsidRDefault="008C5640" w:rsidP="003C5709">
      <w:pPr>
        <w:spacing w:line="480" w:lineRule="auto"/>
        <w:rPr>
          <w:b/>
          <w:bCs/>
          <w:color w:val="000000"/>
        </w:rPr>
      </w:pPr>
      <w:r w:rsidRPr="00FA42BD">
        <w:rPr>
          <w:b/>
          <w:bCs/>
          <w:color w:val="000000"/>
        </w:rPr>
        <w:t>Results</w:t>
      </w:r>
    </w:p>
    <w:p w14:paraId="054F495F" w14:textId="4799D5EA" w:rsidR="00A82FDD" w:rsidRPr="003C5709" w:rsidRDefault="00763A12" w:rsidP="003C5709">
      <w:pPr>
        <w:spacing w:line="480" w:lineRule="auto"/>
        <w:ind w:firstLine="720"/>
        <w:jc w:val="both"/>
        <w:rPr>
          <w:b/>
          <w:bCs/>
          <w:color w:val="000000"/>
        </w:rPr>
      </w:pPr>
      <w:r w:rsidRPr="00763A12">
        <w:rPr>
          <w:color w:val="000000"/>
        </w:rPr>
        <w:t xml:space="preserve">Dumped </w:t>
      </w:r>
      <w:r w:rsidRPr="003405D0">
        <w:rPr>
          <w:i/>
          <w:iCs/>
          <w:color w:val="000000"/>
        </w:rPr>
        <w:t>Sargassum</w:t>
      </w:r>
      <w:r w:rsidRPr="00763A12">
        <w:rPr>
          <w:color w:val="000000"/>
        </w:rPr>
        <w:t xml:space="preserve"> decomposed in both habitats, as measured both via change in pile volume (</w:t>
      </w:r>
      <w:r w:rsidR="003405D0">
        <w:rPr>
          <w:color w:val="000000"/>
        </w:rPr>
        <w:t xml:space="preserve">Supplementary </w:t>
      </w:r>
      <w:r w:rsidRPr="00763A12">
        <w:rPr>
          <w:color w:val="000000"/>
        </w:rPr>
        <w:t>Fig. 1) and biomass loss in the mesh-bag experiment (Fig. 2).</w:t>
      </w:r>
      <w:r w:rsidRPr="003C5709">
        <w:rPr>
          <w:color w:val="000000"/>
        </w:rPr>
        <w:t xml:space="preserve"> </w:t>
      </w:r>
      <w:proofErr w:type="gramStart"/>
      <w:r w:rsidRPr="00763A12">
        <w:rPr>
          <w:color w:val="000000"/>
        </w:rPr>
        <w:t>The majority of</w:t>
      </w:r>
      <w:proofErr w:type="gramEnd"/>
      <w:r w:rsidRPr="00763A12">
        <w:rPr>
          <w:color w:val="000000"/>
        </w:rPr>
        <w:t xml:space="preserve"> decomposition occurr</w:t>
      </w:r>
      <w:r>
        <w:rPr>
          <w:color w:val="000000"/>
        </w:rPr>
        <w:t>ed</w:t>
      </w:r>
      <w:r w:rsidRPr="00763A12">
        <w:rPr>
          <w:color w:val="000000"/>
        </w:rPr>
        <w:t xml:space="preserve"> during the first three months. </w:t>
      </w:r>
      <w:r>
        <w:rPr>
          <w:color w:val="000000"/>
        </w:rPr>
        <w:t xml:space="preserve">After one year, pile volume decreased by &gt;85%. </w:t>
      </w:r>
      <w:r w:rsidR="00A86E6E">
        <w:rPr>
          <w:color w:val="000000"/>
        </w:rPr>
        <w:t>Pile volume as a percent of starting volume differed between habitats in November 2022</w:t>
      </w:r>
      <w:r w:rsidR="003405D0">
        <w:rPr>
          <w:color w:val="000000"/>
        </w:rPr>
        <w:t xml:space="preserve"> (</w:t>
      </w:r>
      <w:r w:rsidR="00465002">
        <w:rPr>
          <w:color w:val="000000"/>
        </w:rPr>
        <w:t xml:space="preserve">LMEM: </w:t>
      </w:r>
      <w:r w:rsidR="003405D0">
        <w:rPr>
          <w:color w:val="000000"/>
        </w:rPr>
        <w:t xml:space="preserve">Estimate = 2.020, Std. Error = </w:t>
      </w:r>
      <w:r w:rsidR="00465002">
        <w:rPr>
          <w:color w:val="000000"/>
        </w:rPr>
        <w:t>4</w:t>
      </w:r>
      <w:r w:rsidR="003405D0">
        <w:rPr>
          <w:color w:val="000000"/>
        </w:rPr>
        <w:t>.</w:t>
      </w:r>
      <w:r w:rsidR="00465002">
        <w:rPr>
          <w:color w:val="000000"/>
        </w:rPr>
        <w:t>8</w:t>
      </w:r>
      <w:r w:rsidR="003405D0">
        <w:rPr>
          <w:color w:val="000000"/>
        </w:rPr>
        <w:t>5</w:t>
      </w:r>
      <w:r w:rsidR="00465002">
        <w:rPr>
          <w:color w:val="000000"/>
        </w:rPr>
        <w:t>7</w:t>
      </w:r>
      <w:r w:rsidR="003405D0">
        <w:rPr>
          <w:color w:val="000000"/>
        </w:rPr>
        <w:t>, t-value 3.918, p &lt;0.001</w:t>
      </w:r>
      <w:r w:rsidR="00A86E6E">
        <w:rPr>
          <w:color w:val="000000"/>
        </w:rPr>
        <w:t>), but</w:t>
      </w:r>
      <w:r w:rsidR="003405D0">
        <w:rPr>
          <w:color w:val="000000"/>
        </w:rPr>
        <w:t xml:space="preserve"> this effect was not observed in later sampling periods </w:t>
      </w:r>
      <w:r w:rsidR="00A86E6E">
        <w:rPr>
          <w:color w:val="000000"/>
        </w:rPr>
        <w:t>(</w:t>
      </w:r>
      <w:r w:rsidR="00465002">
        <w:rPr>
          <w:color w:val="000000"/>
        </w:rPr>
        <w:t>p=0.65</w:t>
      </w:r>
      <w:r w:rsidR="00A86E6E">
        <w:rPr>
          <w:color w:val="000000"/>
        </w:rPr>
        <w:t>)</w:t>
      </w:r>
      <w:r w:rsidR="003405D0">
        <w:rPr>
          <w:color w:val="000000"/>
        </w:rPr>
        <w:t>.</w:t>
      </w:r>
    </w:p>
    <w:p w14:paraId="7DA1008D" w14:textId="37B4327D" w:rsidR="00763A12" w:rsidRDefault="00763A12" w:rsidP="008104A6">
      <w:pPr>
        <w:spacing w:line="480" w:lineRule="auto"/>
        <w:jc w:val="both"/>
        <w:rPr>
          <w:color w:val="000000"/>
        </w:rPr>
      </w:pPr>
      <w:r>
        <w:rPr>
          <w:color w:val="000000"/>
        </w:rPr>
        <w:tab/>
        <w:t xml:space="preserve">In November, habitat interacted with mesh size to influence decomposition of </w:t>
      </w:r>
      <w:r w:rsidRPr="00053A8B">
        <w:rPr>
          <w:i/>
          <w:iCs/>
          <w:color w:val="000000"/>
        </w:rPr>
        <w:t>Sargassum</w:t>
      </w:r>
      <w:r>
        <w:rPr>
          <w:color w:val="000000"/>
        </w:rPr>
        <w:t xml:space="preserve"> in mesh bags</w:t>
      </w:r>
      <w:r w:rsidR="00F73E08">
        <w:rPr>
          <w:color w:val="000000"/>
        </w:rPr>
        <w:t xml:space="preserve"> </w:t>
      </w:r>
      <w:r w:rsidR="00053A8B">
        <w:rPr>
          <w:color w:val="000000"/>
        </w:rPr>
        <w:t>(</w:t>
      </w:r>
      <w:r w:rsidR="00F73E08">
        <w:rPr>
          <w:color w:val="000000"/>
        </w:rPr>
        <w:t>LMEM</w:t>
      </w:r>
      <w:r w:rsidR="00053A8B">
        <w:rPr>
          <w:color w:val="000000"/>
        </w:rPr>
        <w:t>:</w:t>
      </w:r>
      <w:r w:rsidR="00F73E08">
        <w:rPr>
          <w:color w:val="000000"/>
        </w:rPr>
        <w:t xml:space="preserve"> Estimate = </w:t>
      </w:r>
      <w:r w:rsidR="002167B1">
        <w:rPr>
          <w:color w:val="000000"/>
        </w:rPr>
        <w:t>21.05, Std. Error = 5.973, t-value 3.525, p &lt;0.001</w:t>
      </w:r>
      <w:r w:rsidR="00053A8B">
        <w:rPr>
          <w:color w:val="000000"/>
        </w:rPr>
        <w:t>)</w:t>
      </w:r>
      <w:r>
        <w:rPr>
          <w:color w:val="000000"/>
        </w:rPr>
        <w:t xml:space="preserve">. At this time point, decomposition in the forest was similar for large and small mesh bags suggesting that microbes drove decomposition in the forest. In contrast, decomposition in the small mesh bags at the beach was only </w:t>
      </w:r>
      <w:r w:rsidR="00DC6339">
        <w:rPr>
          <w:color w:val="000000"/>
        </w:rPr>
        <w:t>51</w:t>
      </w:r>
      <w:r>
        <w:rPr>
          <w:color w:val="000000"/>
        </w:rPr>
        <w:t>% of the decomposition in the large mesh bags, suggesting that detritivores between 0.18-10mm played a much more significant role at the beach. Consistent with the pile volume temporal pattern, most decomposition occurred in the first three months of the experiment</w:t>
      </w:r>
      <w:r w:rsidR="00053A8B">
        <w:rPr>
          <w:color w:val="000000"/>
        </w:rPr>
        <w:t xml:space="preserve"> </w:t>
      </w:r>
      <w:r w:rsidR="009B0C94">
        <w:rPr>
          <w:color w:val="000000"/>
        </w:rPr>
        <w:t>but s</w:t>
      </w:r>
      <w:r w:rsidR="00053A8B">
        <w:rPr>
          <w:color w:val="000000"/>
        </w:rPr>
        <w:t>(LMEM: Estimate -</w:t>
      </w:r>
      <w:r w:rsidR="009B0C94">
        <w:rPr>
          <w:color w:val="000000"/>
        </w:rPr>
        <w:t>17</w:t>
      </w:r>
      <w:r w:rsidR="00053A8B">
        <w:rPr>
          <w:color w:val="000000"/>
        </w:rPr>
        <w:t>.</w:t>
      </w:r>
      <w:r w:rsidR="009B0C94">
        <w:rPr>
          <w:color w:val="000000"/>
        </w:rPr>
        <w:t>8</w:t>
      </w:r>
      <w:r w:rsidR="00053A8B">
        <w:rPr>
          <w:color w:val="000000"/>
        </w:rPr>
        <w:t>0</w:t>
      </w:r>
      <w:r w:rsidR="009B0C94">
        <w:rPr>
          <w:color w:val="000000"/>
        </w:rPr>
        <w:t>5</w:t>
      </w:r>
      <w:r w:rsidR="00053A8B">
        <w:rPr>
          <w:color w:val="000000"/>
        </w:rPr>
        <w:t xml:space="preserve">, Std. Error = </w:t>
      </w:r>
      <w:r w:rsidR="009B0C94">
        <w:rPr>
          <w:color w:val="000000"/>
        </w:rPr>
        <w:t>6.352</w:t>
      </w:r>
      <w:r w:rsidR="00053A8B">
        <w:rPr>
          <w:color w:val="000000"/>
        </w:rPr>
        <w:t>,  t-value = -</w:t>
      </w:r>
      <w:r w:rsidR="009B0C94">
        <w:rPr>
          <w:color w:val="000000"/>
        </w:rPr>
        <w:t>2.803</w:t>
      </w:r>
      <w:r w:rsidR="00053A8B">
        <w:rPr>
          <w:color w:val="000000"/>
        </w:rPr>
        <w:t>, p &lt; 0.0</w:t>
      </w:r>
      <w:r w:rsidR="009B0C94">
        <w:rPr>
          <w:color w:val="000000"/>
        </w:rPr>
        <w:t>05</w:t>
      </w:r>
      <w:r w:rsidR="00053A8B">
        <w:rPr>
          <w:color w:val="000000"/>
        </w:rPr>
        <w:t xml:space="preserve">). </w:t>
      </w:r>
      <w:r>
        <w:rPr>
          <w:color w:val="000000"/>
        </w:rPr>
        <w:t>Unfortunately, we lost the large mesh bags at the beach in March to vandalism.</w:t>
      </w:r>
    </w:p>
    <w:p w14:paraId="176E11FB" w14:textId="17DE524A" w:rsidR="00C47D2C" w:rsidRDefault="00EB408E" w:rsidP="008104A6">
      <w:pPr>
        <w:spacing w:line="480" w:lineRule="auto"/>
        <w:jc w:val="both"/>
        <w:rPr>
          <w:color w:val="000000"/>
        </w:rPr>
      </w:pPr>
      <w:r>
        <w:rPr>
          <w:color w:val="000000"/>
        </w:rPr>
        <w:tab/>
      </w:r>
      <w:r w:rsidR="002B2F30">
        <w:rPr>
          <w:color w:val="000000"/>
        </w:rPr>
        <w:t xml:space="preserve">In August, habitat interacted with </w:t>
      </w:r>
      <w:r w:rsidR="00B13E74">
        <w:rPr>
          <w:color w:val="000000"/>
        </w:rPr>
        <w:t>site to influence total count of arthropods in large mesh bags (</w:t>
      </w:r>
      <w:r w:rsidR="00D038DC">
        <w:rPr>
          <w:color w:val="000000"/>
        </w:rPr>
        <w:t>LM: Estimate = 43.77, Std. Error = 5.298, t-value = 8.26</w:t>
      </w:r>
      <w:r w:rsidR="001C55B8">
        <w:rPr>
          <w:color w:val="000000"/>
        </w:rPr>
        <w:t>2</w:t>
      </w:r>
      <w:r w:rsidR="00D038DC">
        <w:rPr>
          <w:color w:val="000000"/>
        </w:rPr>
        <w:t>, p &lt; 0.001</w:t>
      </w:r>
      <w:r w:rsidR="00B13E74">
        <w:rPr>
          <w:color w:val="000000"/>
        </w:rPr>
        <w:t xml:space="preserve">). At the initial time point arthropod count was significantly </w:t>
      </w:r>
      <w:r w:rsidR="00D038DC">
        <w:rPr>
          <w:color w:val="000000"/>
        </w:rPr>
        <w:t xml:space="preserve">lower at the Forest compared to </w:t>
      </w:r>
      <w:r w:rsidR="00B13E74">
        <w:rPr>
          <w:color w:val="000000"/>
        </w:rPr>
        <w:t>the Beach treatment (</w:t>
      </w:r>
      <w:r w:rsidR="00D038DC">
        <w:rPr>
          <w:color w:val="000000"/>
        </w:rPr>
        <w:t>Estimate = -28.50, Std. Error = 6.12, t-value = -4.66, p &lt; 0.001</w:t>
      </w:r>
      <w:r w:rsidR="00B13E74">
        <w:rPr>
          <w:color w:val="000000"/>
        </w:rPr>
        <w:t>)</w:t>
      </w:r>
      <w:r w:rsidR="00BB7082">
        <w:rPr>
          <w:color w:val="000000"/>
        </w:rPr>
        <w:t xml:space="preserve">, </w:t>
      </w:r>
      <w:r w:rsidR="00EE4A4A">
        <w:rPr>
          <w:color w:val="000000"/>
        </w:rPr>
        <w:t xml:space="preserve">likely </w:t>
      </w:r>
      <w:r w:rsidR="00BB7082">
        <w:rPr>
          <w:color w:val="000000"/>
        </w:rPr>
        <w:t xml:space="preserve">due to high abundances of </w:t>
      </w:r>
      <w:r w:rsidR="00175A9C">
        <w:rPr>
          <w:color w:val="000000"/>
        </w:rPr>
        <w:lastRenderedPageBreak/>
        <w:t>A</w:t>
      </w:r>
      <w:r w:rsidR="00BB7082">
        <w:rPr>
          <w:color w:val="000000"/>
        </w:rPr>
        <w:t xml:space="preserve">mphipods inside mesh bags. </w:t>
      </w:r>
      <w:r w:rsidR="00BB7082" w:rsidRPr="00EC77E5">
        <w:rPr>
          <w:color w:val="000000"/>
        </w:rPr>
        <w:t>Amphipod</w:t>
      </w:r>
      <w:r w:rsidR="00BB7082">
        <w:rPr>
          <w:color w:val="000000"/>
        </w:rPr>
        <w:t xml:space="preserve"> counts were </w:t>
      </w:r>
      <w:r w:rsidR="00D038DC">
        <w:rPr>
          <w:color w:val="000000"/>
        </w:rPr>
        <w:t>6</w:t>
      </w:r>
      <w:r w:rsidR="0052653E">
        <w:rPr>
          <w:color w:val="000000"/>
        </w:rPr>
        <w:t xml:space="preserve">2x </w:t>
      </w:r>
      <w:r w:rsidR="00BB7082">
        <w:rPr>
          <w:color w:val="000000"/>
        </w:rPr>
        <w:t xml:space="preserve">higher than </w:t>
      </w:r>
      <w:r w:rsidR="00BB7082" w:rsidRPr="00EC77E5">
        <w:rPr>
          <w:color w:val="000000"/>
        </w:rPr>
        <w:t>Arachnids</w:t>
      </w:r>
      <w:r w:rsidR="00BB7082">
        <w:rPr>
          <w:color w:val="000000"/>
        </w:rPr>
        <w:t xml:space="preserve"> and </w:t>
      </w:r>
      <w:r w:rsidR="00BB7082" w:rsidRPr="00EC77E5">
        <w:rPr>
          <w:color w:val="000000"/>
        </w:rPr>
        <w:t>Hymenopterans</w:t>
      </w:r>
      <w:r w:rsidR="00BB7082">
        <w:rPr>
          <w:color w:val="000000"/>
        </w:rPr>
        <w:t xml:space="preserve"> combined</w:t>
      </w:r>
      <w:r w:rsidR="00EE4A4A">
        <w:rPr>
          <w:color w:val="000000"/>
        </w:rPr>
        <w:t xml:space="preserve"> at the Beach and 2% higher than all </w:t>
      </w:r>
      <w:r w:rsidR="00175A9C">
        <w:rPr>
          <w:color w:val="000000"/>
        </w:rPr>
        <w:t>arthropods</w:t>
      </w:r>
      <w:r w:rsidR="00EE4A4A">
        <w:rPr>
          <w:color w:val="000000"/>
        </w:rPr>
        <w:t xml:space="preserve"> </w:t>
      </w:r>
      <w:r w:rsidR="00175A9C">
        <w:rPr>
          <w:color w:val="000000"/>
        </w:rPr>
        <w:t xml:space="preserve">in the Forest treatment. In contrast, no </w:t>
      </w:r>
      <w:r w:rsidR="00175A9C" w:rsidRPr="00BA4FB6">
        <w:rPr>
          <w:color w:val="000000"/>
        </w:rPr>
        <w:t>Amphipods</w:t>
      </w:r>
      <w:r w:rsidR="00175A9C">
        <w:rPr>
          <w:color w:val="000000"/>
        </w:rPr>
        <w:t xml:space="preserve"> were found in the mesh bags during November sampling and higher abundance of arthropods at the Beach was due to </w:t>
      </w:r>
      <w:r w:rsidR="00175A9C" w:rsidRPr="00BA4FB6">
        <w:rPr>
          <w:color w:val="000000"/>
        </w:rPr>
        <w:t>Arachnids</w:t>
      </w:r>
      <w:r w:rsidR="00175A9C">
        <w:rPr>
          <w:color w:val="000000"/>
        </w:rPr>
        <w:t xml:space="preserve"> (Estimate = </w:t>
      </w:r>
      <w:r w:rsidR="00EC0E38">
        <w:rPr>
          <w:color w:val="000000"/>
        </w:rPr>
        <w:t>27.6</w:t>
      </w:r>
      <w:r w:rsidR="00BA4FB6">
        <w:rPr>
          <w:color w:val="000000"/>
        </w:rPr>
        <w:t>6</w:t>
      </w:r>
      <w:r w:rsidR="00EC0E38">
        <w:rPr>
          <w:color w:val="000000"/>
        </w:rPr>
        <w:t>7</w:t>
      </w:r>
      <w:r w:rsidR="00175A9C">
        <w:rPr>
          <w:color w:val="000000"/>
        </w:rPr>
        <w:t xml:space="preserve">, Std. Error = </w:t>
      </w:r>
      <w:r w:rsidR="00EC0E38">
        <w:rPr>
          <w:color w:val="000000"/>
        </w:rPr>
        <w:t>8.65</w:t>
      </w:r>
      <w:r w:rsidR="00BA4FB6">
        <w:rPr>
          <w:color w:val="000000"/>
        </w:rPr>
        <w:t>2</w:t>
      </w:r>
      <w:r w:rsidR="00175A9C">
        <w:rPr>
          <w:color w:val="000000"/>
        </w:rPr>
        <w:t xml:space="preserve">, t-value = </w:t>
      </w:r>
      <w:r w:rsidR="00EC0E38">
        <w:rPr>
          <w:color w:val="000000"/>
        </w:rPr>
        <w:t>3.</w:t>
      </w:r>
      <w:r w:rsidR="00BA4FB6">
        <w:rPr>
          <w:color w:val="000000"/>
        </w:rPr>
        <w:t>198</w:t>
      </w:r>
      <w:r w:rsidR="00EC0E38">
        <w:rPr>
          <w:color w:val="000000"/>
        </w:rPr>
        <w:t>,</w:t>
      </w:r>
      <w:r w:rsidR="00175A9C">
        <w:rPr>
          <w:color w:val="000000"/>
        </w:rPr>
        <w:t xml:space="preserve"> p &lt; 0.001</w:t>
      </w:r>
      <w:r w:rsidR="00EC0E38">
        <w:rPr>
          <w:color w:val="000000"/>
        </w:rPr>
        <w:t xml:space="preserve">; </w:t>
      </w:r>
      <w:r w:rsidR="00175A9C" w:rsidRPr="00BA4FB6">
        <w:rPr>
          <w:color w:val="000000"/>
        </w:rPr>
        <w:t xml:space="preserve">Fig. </w:t>
      </w:r>
      <w:r w:rsidR="00BA4FB6" w:rsidRPr="00BA4FB6">
        <w:rPr>
          <w:color w:val="000000"/>
        </w:rPr>
        <w:t>2</w:t>
      </w:r>
      <w:r w:rsidR="00175A9C" w:rsidRPr="00BA4FB6">
        <w:rPr>
          <w:color w:val="000000"/>
        </w:rPr>
        <w:t>).</w:t>
      </w:r>
    </w:p>
    <w:p w14:paraId="73F54321" w14:textId="77777777" w:rsidR="0052653E" w:rsidRDefault="0052653E" w:rsidP="008104A6">
      <w:pPr>
        <w:spacing w:line="480" w:lineRule="auto"/>
        <w:jc w:val="both"/>
        <w:rPr>
          <w:color w:val="000000"/>
        </w:rPr>
      </w:pPr>
    </w:p>
    <w:p w14:paraId="41720963" w14:textId="06504466" w:rsidR="0052653E" w:rsidRPr="0052653E" w:rsidRDefault="0052653E" w:rsidP="008104A6">
      <w:pPr>
        <w:spacing w:line="480" w:lineRule="auto"/>
        <w:jc w:val="both"/>
        <w:rPr>
          <w:b/>
          <w:bCs/>
          <w:color w:val="000000"/>
        </w:rPr>
      </w:pPr>
      <w:r>
        <w:rPr>
          <w:b/>
          <w:bCs/>
          <w:color w:val="000000"/>
        </w:rPr>
        <w:t>Soil nutrients</w:t>
      </w:r>
    </w:p>
    <w:p w14:paraId="5F804699" w14:textId="662976A6" w:rsidR="00FF31DC" w:rsidRPr="00503FD6" w:rsidRDefault="0052653E" w:rsidP="00FF31DC">
      <w:pPr>
        <w:spacing w:line="480" w:lineRule="auto"/>
        <w:ind w:firstLine="720"/>
        <w:jc w:val="both"/>
        <w:rPr>
          <w:color w:val="000000"/>
        </w:rPr>
      </w:pPr>
      <w:r>
        <w:rPr>
          <w:color w:val="000000"/>
        </w:rPr>
        <w:t xml:space="preserve">Ammonium levels were consistently higher </w:t>
      </w:r>
      <w:r w:rsidR="00FF31DC">
        <w:rPr>
          <w:color w:val="000000"/>
        </w:rPr>
        <w:t xml:space="preserve">in Forest soil compared to the Beach habitat and peaked in both Addition and Control treatments in August and November 2022 (Fig. 3A, B). However, there was no treatment effect on ammonium levels from </w:t>
      </w:r>
      <w:r w:rsidR="00FF31DC">
        <w:rPr>
          <w:i/>
          <w:iCs/>
          <w:color w:val="000000"/>
        </w:rPr>
        <w:t xml:space="preserve">Sargassum </w:t>
      </w:r>
      <w:r w:rsidR="00FF31DC">
        <w:rPr>
          <w:color w:val="000000"/>
        </w:rPr>
        <w:t xml:space="preserve">Addition in either habitat. </w:t>
      </w:r>
      <w:r w:rsidR="00FF31DC">
        <w:rPr>
          <w:i/>
          <w:iCs/>
          <w:color w:val="000000"/>
        </w:rPr>
        <w:t xml:space="preserve">Sargassum </w:t>
      </w:r>
      <w:r w:rsidR="00FF31DC">
        <w:rPr>
          <w:color w:val="000000"/>
        </w:rPr>
        <w:t>Addition increased Nitrate levels in both habitats (</w:t>
      </w:r>
      <w:r w:rsidR="00FF31DC" w:rsidRPr="00FF31DC">
        <w:rPr>
          <w:color w:val="000000"/>
          <w:highlight w:val="yellow"/>
        </w:rPr>
        <w:t>need stats</w:t>
      </w:r>
      <w:r w:rsidR="00FF31DC">
        <w:rPr>
          <w:color w:val="000000"/>
        </w:rPr>
        <w:t>, LM?). Nitrate levels peaked in March 2023 in the Beach and in November 2022 in the forest (Fig. 3C, D). Dissolved organic</w:t>
      </w:r>
      <w:r w:rsidR="00503FD6">
        <w:rPr>
          <w:color w:val="000000"/>
        </w:rPr>
        <w:t xml:space="preserve"> carbon was significantly lower in the Beach compared to the Forest, regardless of treatment (</w:t>
      </w:r>
      <w:r w:rsidR="00503FD6" w:rsidRPr="00503FD6">
        <w:rPr>
          <w:color w:val="000000"/>
          <w:highlight w:val="yellow"/>
        </w:rPr>
        <w:t>needs stats</w:t>
      </w:r>
      <w:r w:rsidR="00503FD6">
        <w:rPr>
          <w:color w:val="000000"/>
        </w:rPr>
        <w:t xml:space="preserve">). </w:t>
      </w:r>
      <w:r w:rsidR="00503FD6">
        <w:rPr>
          <w:i/>
          <w:iCs/>
          <w:color w:val="000000"/>
        </w:rPr>
        <w:t xml:space="preserve">Sargassum </w:t>
      </w:r>
      <w:r w:rsidR="00503FD6">
        <w:rPr>
          <w:color w:val="000000"/>
        </w:rPr>
        <w:t>Addition did not affect DOC levels in the forest (Fig. 3F) but increased DOC on the beach in March and August 2023</w:t>
      </w:r>
      <w:r w:rsidR="003E6EBD">
        <w:rPr>
          <w:color w:val="000000"/>
        </w:rPr>
        <w:t xml:space="preserve"> (may not be significant although the pattern is there </w:t>
      </w:r>
      <w:r w:rsidR="003E6EBD" w:rsidRPr="003E6EBD">
        <w:rPr>
          <w:color w:val="000000"/>
          <w:highlight w:val="yellow"/>
        </w:rPr>
        <w:t>needs stats</w:t>
      </w:r>
      <w:r w:rsidR="003E6EBD">
        <w:rPr>
          <w:color w:val="000000"/>
        </w:rPr>
        <w:t>, Fig.3E)</w:t>
      </w:r>
      <w:r w:rsidR="00503FD6">
        <w:rPr>
          <w:color w:val="000000"/>
        </w:rPr>
        <w:t>.</w:t>
      </w:r>
    </w:p>
    <w:p w14:paraId="1FE1465E" w14:textId="77777777" w:rsidR="00503FD6" w:rsidRDefault="00503FD6" w:rsidP="008104A6">
      <w:pPr>
        <w:spacing w:line="480" w:lineRule="auto"/>
        <w:jc w:val="both"/>
        <w:rPr>
          <w:i/>
          <w:iCs/>
          <w:color w:val="000000"/>
        </w:rPr>
      </w:pPr>
    </w:p>
    <w:p w14:paraId="43311BF0" w14:textId="47BC5A4E" w:rsidR="007A3C91" w:rsidRPr="00FA42BD" w:rsidRDefault="00FD55FA" w:rsidP="008104A6">
      <w:pPr>
        <w:spacing w:line="480" w:lineRule="auto"/>
        <w:jc w:val="both"/>
        <w:rPr>
          <w:i/>
          <w:iCs/>
          <w:color w:val="000000"/>
        </w:rPr>
      </w:pPr>
      <w:commentRangeStart w:id="12"/>
      <w:r w:rsidRPr="00FA42BD">
        <w:rPr>
          <w:i/>
          <w:iCs/>
          <w:color w:val="000000"/>
        </w:rPr>
        <w:t>Soil respiration</w:t>
      </w:r>
      <w:commentRangeEnd w:id="12"/>
      <w:r w:rsidR="00763A12">
        <w:rPr>
          <w:rStyle w:val="CommentReference"/>
          <w:rFonts w:asciiTheme="minorHAnsi" w:eastAsiaTheme="minorHAnsi" w:hAnsiTheme="minorHAnsi" w:cstheme="minorBidi"/>
          <w:kern w:val="2"/>
          <w14:ligatures w14:val="standardContextual"/>
        </w:rPr>
        <w:commentReference w:id="12"/>
      </w:r>
    </w:p>
    <w:p w14:paraId="4658F341" w14:textId="67B5FB1D" w:rsidR="00E96928" w:rsidRPr="00FA42BD" w:rsidRDefault="00A5191F" w:rsidP="008104A6">
      <w:pPr>
        <w:spacing w:line="480" w:lineRule="auto"/>
        <w:ind w:firstLine="720"/>
        <w:jc w:val="both"/>
        <w:rPr>
          <w:color w:val="000000"/>
        </w:rPr>
      </w:pPr>
      <w:r w:rsidRPr="00FA42BD">
        <w:rPr>
          <w:color w:val="000000"/>
        </w:rPr>
        <w:t>Using gas collectors, we measured generally higher levels of CO</w:t>
      </w:r>
      <w:r w:rsidRPr="00FA42BD">
        <w:rPr>
          <w:color w:val="000000"/>
          <w:vertAlign w:val="subscript"/>
        </w:rPr>
        <w:t xml:space="preserve">2 </w:t>
      </w:r>
      <w:r w:rsidRPr="00FA42BD">
        <w:rPr>
          <w:color w:val="000000"/>
        </w:rPr>
        <w:t xml:space="preserve">production in </w:t>
      </w:r>
      <w:r w:rsidR="005859EA" w:rsidRPr="008104A6">
        <w:rPr>
          <w:i/>
          <w:iCs/>
          <w:color w:val="000000"/>
        </w:rPr>
        <w:t>Sargassum</w:t>
      </w:r>
      <w:r w:rsidRPr="00FA42BD">
        <w:rPr>
          <w:color w:val="000000"/>
        </w:rPr>
        <w:t xml:space="preserve"> plots (Fig. 4</w:t>
      </w:r>
      <w:r w:rsidR="00755A98" w:rsidRPr="00FA42BD">
        <w:rPr>
          <w:color w:val="000000"/>
        </w:rPr>
        <w:t>A, B</w:t>
      </w:r>
      <w:r w:rsidRPr="00FA42BD">
        <w:rPr>
          <w:color w:val="000000"/>
        </w:rPr>
        <w:t xml:space="preserve">); However, our </w:t>
      </w:r>
      <w:r w:rsidR="00E26110" w:rsidRPr="00FA42BD">
        <w:rPr>
          <w:color w:val="000000"/>
        </w:rPr>
        <w:t>analysis</w:t>
      </w:r>
      <w:r w:rsidR="0061182B" w:rsidRPr="00FA42BD">
        <w:rPr>
          <w:color w:val="000000"/>
        </w:rPr>
        <w:t xml:space="preserve"> </w:t>
      </w:r>
      <w:r w:rsidR="00E26110" w:rsidRPr="00FA42BD">
        <w:rPr>
          <w:color w:val="000000"/>
        </w:rPr>
        <w:t>revealed no statistical significance in CO</w:t>
      </w:r>
      <w:r w:rsidR="00E26110" w:rsidRPr="00FA42BD">
        <w:rPr>
          <w:color w:val="000000"/>
          <w:vertAlign w:val="subscript"/>
        </w:rPr>
        <w:t xml:space="preserve">2 </w:t>
      </w:r>
      <w:r w:rsidR="00E26110" w:rsidRPr="00FA42BD">
        <w:rPr>
          <w:color w:val="000000"/>
        </w:rPr>
        <w:t>production</w:t>
      </w:r>
      <w:r w:rsidR="008A72CA" w:rsidRPr="00FA42BD">
        <w:rPr>
          <w:color w:val="000000"/>
        </w:rPr>
        <w:t xml:space="preserve"> over </w:t>
      </w:r>
      <w:r w:rsidR="000152BD" w:rsidRPr="00FA42BD">
        <w:rPr>
          <w:color w:val="000000"/>
        </w:rPr>
        <w:t>an hour period</w:t>
      </w:r>
      <w:r w:rsidR="00951B85" w:rsidRPr="00FA42BD">
        <w:rPr>
          <w:color w:val="000000"/>
        </w:rPr>
        <w:t xml:space="preserve"> </w:t>
      </w:r>
      <w:r w:rsidR="00E26110" w:rsidRPr="00FA42BD">
        <w:rPr>
          <w:color w:val="000000"/>
        </w:rPr>
        <w:t>between treatment</w:t>
      </w:r>
      <w:r w:rsidR="000152BD" w:rsidRPr="00FA42BD">
        <w:rPr>
          <w:color w:val="000000"/>
        </w:rPr>
        <w:t>s</w:t>
      </w:r>
      <w:r w:rsidR="0061182B" w:rsidRPr="00FA42BD">
        <w:rPr>
          <w:color w:val="000000"/>
        </w:rPr>
        <w:t xml:space="preserve"> (</w:t>
      </w:r>
      <w:r w:rsidR="00951B85" w:rsidRPr="00FA42BD">
        <w:rPr>
          <w:color w:val="000000"/>
        </w:rPr>
        <w:t xml:space="preserve">ANOVA: </w:t>
      </w:r>
      <w:r w:rsidR="0061182B" w:rsidRPr="00FA42BD">
        <w:rPr>
          <w:color w:val="000000"/>
        </w:rPr>
        <w:t>F=1.679, p=0.219</w:t>
      </w:r>
      <w:r w:rsidR="00E26110" w:rsidRPr="00FA42BD">
        <w:rPr>
          <w:color w:val="000000"/>
        </w:rPr>
        <w:t>)</w:t>
      </w:r>
      <w:r w:rsidR="0061182B" w:rsidRPr="00FA42BD">
        <w:rPr>
          <w:color w:val="000000"/>
        </w:rPr>
        <w:t>,</w:t>
      </w:r>
      <w:r w:rsidR="00E26110" w:rsidRPr="00FA42BD">
        <w:rPr>
          <w:color w:val="000000"/>
        </w:rPr>
        <w:t xml:space="preserve"> site</w:t>
      </w:r>
      <w:r w:rsidR="000152BD" w:rsidRPr="00FA42BD">
        <w:rPr>
          <w:color w:val="000000"/>
        </w:rPr>
        <w:t>s</w:t>
      </w:r>
      <w:r w:rsidR="0061182B" w:rsidRPr="00FA42BD">
        <w:rPr>
          <w:color w:val="000000"/>
        </w:rPr>
        <w:t xml:space="preserve"> (F=0.953, p=0.348), </w:t>
      </w:r>
      <w:r w:rsidR="00E26110" w:rsidRPr="00FA42BD">
        <w:rPr>
          <w:color w:val="000000"/>
        </w:rPr>
        <w:t>or their interaction</w:t>
      </w:r>
      <w:r w:rsidR="0061182B" w:rsidRPr="00FA42BD">
        <w:rPr>
          <w:color w:val="000000"/>
        </w:rPr>
        <w:t xml:space="preserve"> (F=0.025, p=0.878) i</w:t>
      </w:r>
      <w:r w:rsidR="00FD55FA" w:rsidRPr="00FA42BD">
        <w:rPr>
          <w:color w:val="000000"/>
        </w:rPr>
        <w:t>n November 2022</w:t>
      </w:r>
      <w:r w:rsidR="0061182B" w:rsidRPr="00FA42BD">
        <w:rPr>
          <w:color w:val="000000"/>
        </w:rPr>
        <w:t>. W</w:t>
      </w:r>
      <w:r w:rsidR="00E96928" w:rsidRPr="00FA42BD">
        <w:rPr>
          <w:color w:val="000000"/>
        </w:rPr>
        <w:t>e measured zero CO</w:t>
      </w:r>
      <w:r w:rsidR="00E96928" w:rsidRPr="00FA42BD">
        <w:rPr>
          <w:color w:val="000000"/>
          <w:vertAlign w:val="subscript"/>
        </w:rPr>
        <w:t xml:space="preserve">2 </w:t>
      </w:r>
      <w:r w:rsidR="00E96928" w:rsidRPr="00FA42BD">
        <w:rPr>
          <w:color w:val="000000"/>
        </w:rPr>
        <w:t>production</w:t>
      </w:r>
      <w:r w:rsidR="00943107" w:rsidRPr="00FA42BD">
        <w:rPr>
          <w:color w:val="000000"/>
        </w:rPr>
        <w:t xml:space="preserve"> in</w:t>
      </w:r>
      <w:r w:rsidR="00E96928" w:rsidRPr="00FA42BD">
        <w:rPr>
          <w:color w:val="000000"/>
        </w:rPr>
        <w:t xml:space="preserve"> control plots</w:t>
      </w:r>
      <w:r w:rsidR="00FD55FA" w:rsidRPr="00FA42BD">
        <w:rPr>
          <w:color w:val="000000"/>
        </w:rPr>
        <w:t xml:space="preserve"> </w:t>
      </w:r>
      <w:r w:rsidR="00E96928" w:rsidRPr="00FA42BD">
        <w:rPr>
          <w:color w:val="000000"/>
        </w:rPr>
        <w:t xml:space="preserve">and 0.156 </w:t>
      </w:r>
      <w:r w:rsidR="00E96928" w:rsidRPr="00FA42BD">
        <w:rPr>
          <w:color w:val="000000"/>
        </w:rPr>
        <w:sym w:font="Symbol" w:char="F0B1"/>
      </w:r>
      <w:r w:rsidR="00E96928" w:rsidRPr="00FA42BD">
        <w:rPr>
          <w:color w:val="000000"/>
        </w:rPr>
        <w:t xml:space="preserve"> 0.0557 grams of CO</w:t>
      </w:r>
      <w:r w:rsidR="00E96928" w:rsidRPr="00FA42BD">
        <w:rPr>
          <w:color w:val="000000"/>
          <w:vertAlign w:val="subscript"/>
        </w:rPr>
        <w:t xml:space="preserve">2 </w:t>
      </w:r>
      <w:r w:rsidR="00E96928" w:rsidRPr="00FA42BD">
        <w:rPr>
          <w:color w:val="000000"/>
        </w:rPr>
        <w:t>m</w:t>
      </w:r>
      <w:r w:rsidR="00E96928" w:rsidRPr="00FA42BD">
        <w:rPr>
          <w:color w:val="000000"/>
          <w:vertAlign w:val="superscript"/>
        </w:rPr>
        <w:t xml:space="preserve">-2 </w:t>
      </w:r>
      <w:r w:rsidR="00E96928" w:rsidRPr="00FA42BD">
        <w:rPr>
          <w:color w:val="000000"/>
        </w:rPr>
        <w:t>hour</w:t>
      </w:r>
      <w:r w:rsidR="00E96928" w:rsidRPr="00FA42BD">
        <w:rPr>
          <w:color w:val="000000"/>
          <w:vertAlign w:val="superscript"/>
        </w:rPr>
        <w:t>-1</w:t>
      </w:r>
      <w:r w:rsidR="00E96928" w:rsidRPr="00FA42BD">
        <w:rPr>
          <w:color w:val="000000"/>
        </w:rPr>
        <w:t xml:space="preserve"> in </w:t>
      </w:r>
      <w:r w:rsidR="005859EA" w:rsidRPr="008104A6">
        <w:rPr>
          <w:i/>
          <w:iCs/>
          <w:color w:val="000000"/>
        </w:rPr>
        <w:t>Sargassum</w:t>
      </w:r>
      <w:r w:rsidR="00E96928" w:rsidRPr="00FA42BD">
        <w:rPr>
          <w:color w:val="000000"/>
        </w:rPr>
        <w:t xml:space="preserve"> plots</w:t>
      </w:r>
      <w:r w:rsidR="0061182B" w:rsidRPr="00FA42BD">
        <w:rPr>
          <w:color w:val="000000"/>
        </w:rPr>
        <w:t xml:space="preserve"> at the beach</w:t>
      </w:r>
      <w:r w:rsidR="00755A98" w:rsidRPr="00FA42BD">
        <w:rPr>
          <w:color w:val="000000"/>
        </w:rPr>
        <w:t xml:space="preserve"> (Fig. </w:t>
      </w:r>
      <w:r w:rsidR="00755A98" w:rsidRPr="00FA42BD">
        <w:rPr>
          <w:color w:val="000000"/>
        </w:rPr>
        <w:lastRenderedPageBreak/>
        <w:t>4A)</w:t>
      </w:r>
      <w:r w:rsidR="00FD55FA" w:rsidRPr="00FA42BD">
        <w:rPr>
          <w:color w:val="000000"/>
        </w:rPr>
        <w:t xml:space="preserve">. </w:t>
      </w:r>
      <w:r w:rsidR="00E96928" w:rsidRPr="00FA42BD">
        <w:rPr>
          <w:color w:val="000000"/>
        </w:rPr>
        <w:t xml:space="preserve">In forest treatments, control plots produced 0.122 </w:t>
      </w:r>
      <w:r w:rsidR="00E96928" w:rsidRPr="00FA42BD">
        <w:rPr>
          <w:color w:val="000000"/>
        </w:rPr>
        <w:sym w:font="Symbol" w:char="F0B1"/>
      </w:r>
      <w:r w:rsidR="00E96928" w:rsidRPr="00FA42BD">
        <w:rPr>
          <w:color w:val="000000"/>
        </w:rPr>
        <w:t xml:space="preserve"> 0.0536 g CO</w:t>
      </w:r>
      <w:r w:rsidR="00E96928" w:rsidRPr="00FA42BD">
        <w:rPr>
          <w:color w:val="000000"/>
          <w:vertAlign w:val="subscript"/>
        </w:rPr>
        <w:t xml:space="preserve">2 </w:t>
      </w:r>
      <w:r w:rsidR="00E96928" w:rsidRPr="00FA42BD">
        <w:rPr>
          <w:color w:val="000000"/>
        </w:rPr>
        <w:t>m</w:t>
      </w:r>
      <w:r w:rsidR="00E96928" w:rsidRPr="00FA42BD">
        <w:rPr>
          <w:color w:val="000000"/>
          <w:vertAlign w:val="superscript"/>
        </w:rPr>
        <w:t xml:space="preserve">-2 </w:t>
      </w:r>
      <w:r w:rsidR="00E96928" w:rsidRPr="00FA42BD">
        <w:rPr>
          <w:color w:val="000000"/>
        </w:rPr>
        <w:t>hour</w:t>
      </w:r>
      <w:r w:rsidR="00E96928" w:rsidRPr="00FA42BD">
        <w:rPr>
          <w:color w:val="000000"/>
          <w:vertAlign w:val="superscript"/>
        </w:rPr>
        <w:t xml:space="preserve">-1 </w:t>
      </w:r>
      <w:r w:rsidR="0061182B" w:rsidRPr="00FA42BD">
        <w:rPr>
          <w:color w:val="000000"/>
        </w:rPr>
        <w:t xml:space="preserve">and </w:t>
      </w:r>
      <w:r w:rsidR="005859EA" w:rsidRPr="008104A6">
        <w:rPr>
          <w:i/>
          <w:iCs/>
          <w:color w:val="000000"/>
        </w:rPr>
        <w:t>Sargassum</w:t>
      </w:r>
      <w:r w:rsidR="0061182B" w:rsidRPr="00FA42BD">
        <w:rPr>
          <w:color w:val="000000"/>
        </w:rPr>
        <w:t xml:space="preserve"> plots produced</w:t>
      </w:r>
      <w:r w:rsidR="00E96928" w:rsidRPr="00FA42BD">
        <w:rPr>
          <w:color w:val="000000"/>
        </w:rPr>
        <w:t xml:space="preserve"> 0.244 </w:t>
      </w:r>
      <w:r w:rsidR="00E96928" w:rsidRPr="00FA42BD">
        <w:rPr>
          <w:color w:val="000000"/>
        </w:rPr>
        <w:sym w:font="Symbol" w:char="F0B1"/>
      </w:r>
      <w:r w:rsidR="00E96928" w:rsidRPr="00FA42BD">
        <w:rPr>
          <w:color w:val="000000"/>
        </w:rPr>
        <w:t xml:space="preserve"> 0.148 g CO</w:t>
      </w:r>
      <w:r w:rsidR="00E96928" w:rsidRPr="00FA42BD">
        <w:rPr>
          <w:color w:val="000000"/>
          <w:vertAlign w:val="subscript"/>
        </w:rPr>
        <w:t xml:space="preserve">2 </w:t>
      </w:r>
      <w:r w:rsidR="00E96928" w:rsidRPr="00FA42BD">
        <w:rPr>
          <w:color w:val="000000"/>
        </w:rPr>
        <w:t>m</w:t>
      </w:r>
      <w:r w:rsidR="00E96928" w:rsidRPr="00FA42BD">
        <w:rPr>
          <w:color w:val="000000"/>
          <w:vertAlign w:val="superscript"/>
        </w:rPr>
        <w:t xml:space="preserve">-2 </w:t>
      </w:r>
      <w:r w:rsidR="00E96928" w:rsidRPr="00FA42BD">
        <w:rPr>
          <w:color w:val="000000"/>
        </w:rPr>
        <w:t>hour</w:t>
      </w:r>
      <w:r w:rsidR="00E96928" w:rsidRPr="00FA42BD">
        <w:rPr>
          <w:color w:val="000000"/>
          <w:vertAlign w:val="superscript"/>
        </w:rPr>
        <w:t>-1</w:t>
      </w:r>
      <w:r w:rsidR="00755A98" w:rsidRPr="00FA42BD">
        <w:rPr>
          <w:color w:val="000000"/>
        </w:rPr>
        <w:t xml:space="preserve"> (Fig. 4B).</w:t>
      </w:r>
    </w:p>
    <w:p w14:paraId="07FB68A3" w14:textId="6198ACB4" w:rsidR="00160A8F" w:rsidRPr="00FA42BD" w:rsidRDefault="00A5191F" w:rsidP="008104A6">
      <w:pPr>
        <w:spacing w:line="480" w:lineRule="auto"/>
        <w:ind w:firstLine="720"/>
        <w:jc w:val="both"/>
        <w:rPr>
          <w:color w:val="000000"/>
        </w:rPr>
      </w:pPr>
      <w:r w:rsidRPr="00FA42BD">
        <w:rPr>
          <w:color w:val="000000"/>
        </w:rPr>
        <w:t xml:space="preserve">There was no clear pattern in </w:t>
      </w:r>
      <w:r w:rsidR="007A77B8" w:rsidRPr="00FA42BD">
        <w:rPr>
          <w:color w:val="000000"/>
        </w:rPr>
        <w:t>CO</w:t>
      </w:r>
      <w:r w:rsidR="007A77B8" w:rsidRPr="00FA42BD">
        <w:rPr>
          <w:color w:val="000000"/>
          <w:vertAlign w:val="subscript"/>
        </w:rPr>
        <w:t xml:space="preserve">2 </w:t>
      </w:r>
      <w:r w:rsidR="008A72CA" w:rsidRPr="00FA42BD">
        <w:rPr>
          <w:color w:val="000000"/>
        </w:rPr>
        <w:t>production</w:t>
      </w:r>
      <w:r w:rsidRPr="00FA42BD">
        <w:rPr>
          <w:color w:val="000000"/>
        </w:rPr>
        <w:t xml:space="preserve"> using the respirometer in the center </w:t>
      </w:r>
      <w:r w:rsidR="00F030FB" w:rsidRPr="00FA42BD">
        <w:rPr>
          <w:color w:val="000000"/>
        </w:rPr>
        <w:t>or</w:t>
      </w:r>
      <w:r w:rsidRPr="00FA42BD">
        <w:rPr>
          <w:color w:val="000000"/>
        </w:rPr>
        <w:t xml:space="preserve"> edge of plots (Fig. 4</w:t>
      </w:r>
      <w:r w:rsidR="00755A98" w:rsidRPr="00FA42BD">
        <w:rPr>
          <w:color w:val="000000"/>
        </w:rPr>
        <w:t>C, D</w:t>
      </w:r>
      <w:r w:rsidRPr="00FA42BD">
        <w:rPr>
          <w:color w:val="000000"/>
        </w:rPr>
        <w:t>). CO</w:t>
      </w:r>
      <w:r w:rsidRPr="00FA42BD">
        <w:rPr>
          <w:color w:val="000000"/>
          <w:vertAlign w:val="subscript"/>
        </w:rPr>
        <w:t xml:space="preserve">2 </w:t>
      </w:r>
      <w:r w:rsidRPr="00FA42BD">
        <w:rPr>
          <w:color w:val="000000"/>
        </w:rPr>
        <w:t xml:space="preserve"> production </w:t>
      </w:r>
      <w:r w:rsidR="008A72CA" w:rsidRPr="00FA42BD">
        <w:rPr>
          <w:color w:val="000000"/>
        </w:rPr>
        <w:t>was not statistically significant between position of respirometer (F=1.77</w:t>
      </w:r>
      <w:r w:rsidR="00B362CD" w:rsidRPr="00FA42BD">
        <w:rPr>
          <w:color w:val="000000"/>
        </w:rPr>
        <w:t>0</w:t>
      </w:r>
      <w:r w:rsidR="008A72CA" w:rsidRPr="00FA42BD">
        <w:rPr>
          <w:color w:val="000000"/>
        </w:rPr>
        <w:t>, p=0.192)</w:t>
      </w:r>
      <w:r w:rsidR="00B556E8" w:rsidRPr="00FA42BD">
        <w:rPr>
          <w:color w:val="000000"/>
        </w:rPr>
        <w:t xml:space="preserve"> and t</w:t>
      </w:r>
      <w:r w:rsidR="008A72CA" w:rsidRPr="00FA42BD">
        <w:rPr>
          <w:color w:val="000000"/>
        </w:rPr>
        <w:t>reatment was marginally significant (F=3.971, p=0.0549)</w:t>
      </w:r>
      <w:r w:rsidR="00B556E8" w:rsidRPr="00FA42BD">
        <w:rPr>
          <w:color w:val="000000"/>
        </w:rPr>
        <w:t xml:space="preserve">. Further, there was a significant </w:t>
      </w:r>
      <w:r w:rsidR="008A72CA" w:rsidRPr="00FA42BD">
        <w:rPr>
          <w:color w:val="000000"/>
        </w:rPr>
        <w:t>interaction between position and site (F=13.532, p&lt;0.001)</w:t>
      </w:r>
      <w:r w:rsidR="00943107" w:rsidRPr="00FA42BD">
        <w:rPr>
          <w:color w:val="000000"/>
        </w:rPr>
        <w:t xml:space="preserve">, thus, we analyzed sites separately. </w:t>
      </w:r>
      <w:r w:rsidR="007A77B8" w:rsidRPr="00FA42BD">
        <w:rPr>
          <w:color w:val="000000"/>
        </w:rPr>
        <w:t>CO</w:t>
      </w:r>
      <w:r w:rsidR="007A77B8" w:rsidRPr="00FA42BD">
        <w:rPr>
          <w:color w:val="000000"/>
          <w:vertAlign w:val="subscript"/>
        </w:rPr>
        <w:t xml:space="preserve">2 </w:t>
      </w:r>
      <w:r w:rsidR="007A77B8" w:rsidRPr="00FA42BD">
        <w:rPr>
          <w:color w:val="000000"/>
        </w:rPr>
        <w:t xml:space="preserve">production did not </w:t>
      </w:r>
      <w:r w:rsidR="00B362CD" w:rsidRPr="00FA42BD">
        <w:rPr>
          <w:color w:val="000000"/>
        </w:rPr>
        <w:t>differ between respirometer position</w:t>
      </w:r>
      <w:r w:rsidR="007A77B8" w:rsidRPr="00FA42BD">
        <w:rPr>
          <w:color w:val="000000"/>
        </w:rPr>
        <w:t xml:space="preserve"> at the beach (F=</w:t>
      </w:r>
      <w:r w:rsidR="00B362CD" w:rsidRPr="00FA42BD">
        <w:rPr>
          <w:color w:val="000000"/>
        </w:rPr>
        <w:t>3.873</w:t>
      </w:r>
      <w:r w:rsidR="007A77B8" w:rsidRPr="00FA42BD">
        <w:rPr>
          <w:color w:val="000000"/>
        </w:rPr>
        <w:t>, p=0.0</w:t>
      </w:r>
      <w:r w:rsidR="00B362CD" w:rsidRPr="00FA42BD">
        <w:rPr>
          <w:color w:val="000000"/>
        </w:rPr>
        <w:t xml:space="preserve">67) but was higher in </w:t>
      </w:r>
      <w:r w:rsidR="005859EA" w:rsidRPr="008104A6">
        <w:rPr>
          <w:i/>
          <w:iCs/>
          <w:color w:val="000000"/>
        </w:rPr>
        <w:t>Sargassum</w:t>
      </w:r>
      <w:r w:rsidR="00B362CD" w:rsidRPr="00FA42BD">
        <w:rPr>
          <w:color w:val="000000"/>
        </w:rPr>
        <w:t xml:space="preserve"> plots than controls (F=5.593, p=0.031. </w:t>
      </w:r>
      <w:r w:rsidR="007A77B8" w:rsidRPr="00FA42BD">
        <w:rPr>
          <w:color w:val="000000"/>
        </w:rPr>
        <w:t xml:space="preserve"> </w:t>
      </w:r>
      <w:r w:rsidR="00B362CD" w:rsidRPr="00FA42BD">
        <w:rPr>
          <w:color w:val="000000"/>
        </w:rPr>
        <w:t xml:space="preserve">In </w:t>
      </w:r>
      <w:r w:rsidR="005859EA" w:rsidRPr="008104A6">
        <w:rPr>
          <w:i/>
          <w:iCs/>
          <w:color w:val="000000"/>
        </w:rPr>
        <w:t>Sargassum</w:t>
      </w:r>
      <w:r w:rsidR="00B362CD" w:rsidRPr="00FA42BD">
        <w:rPr>
          <w:color w:val="000000"/>
        </w:rPr>
        <w:t xml:space="preserve"> plots,  CO</w:t>
      </w:r>
      <w:r w:rsidR="00B362CD" w:rsidRPr="00FA42BD">
        <w:rPr>
          <w:color w:val="000000"/>
          <w:vertAlign w:val="subscript"/>
        </w:rPr>
        <w:t xml:space="preserve">2 </w:t>
      </w:r>
      <w:r w:rsidR="00B362CD" w:rsidRPr="00FA42BD">
        <w:rPr>
          <w:color w:val="000000"/>
        </w:rPr>
        <w:t xml:space="preserve">production measured </w:t>
      </w:r>
      <w:r w:rsidR="00DC7809" w:rsidRPr="00FA42BD">
        <w:rPr>
          <w:color w:val="000000"/>
        </w:rPr>
        <w:t xml:space="preserve">1.43 </w:t>
      </w:r>
      <w:r w:rsidR="00DC7809" w:rsidRPr="00FA42BD">
        <w:rPr>
          <w:color w:val="000000"/>
        </w:rPr>
        <w:sym w:font="Symbol" w:char="F0B1"/>
      </w:r>
      <w:r w:rsidR="00DC7809" w:rsidRPr="00FA42BD">
        <w:rPr>
          <w:color w:val="000000"/>
        </w:rPr>
        <w:t xml:space="preserve"> 0.601 </w:t>
      </w:r>
      <w:r w:rsidR="003B73FA" w:rsidRPr="00FA42BD">
        <w:rPr>
          <w:color w:val="000000"/>
        </w:rPr>
        <w:t xml:space="preserve">on </w:t>
      </w:r>
      <w:r w:rsidR="00DC7809" w:rsidRPr="00FA42BD">
        <w:rPr>
          <w:color w:val="000000"/>
        </w:rPr>
        <w:t xml:space="preserve">the center and 0.266 </w:t>
      </w:r>
      <w:r w:rsidR="00DC7809" w:rsidRPr="00FA42BD">
        <w:rPr>
          <w:color w:val="000000"/>
        </w:rPr>
        <w:sym w:font="Symbol" w:char="F0B1"/>
      </w:r>
      <w:r w:rsidR="00DC7809" w:rsidRPr="00FA42BD">
        <w:rPr>
          <w:color w:val="000000"/>
        </w:rPr>
        <w:t xml:space="preserve">  0.0509 on the edge, and 0.146 </w:t>
      </w:r>
      <w:r w:rsidR="00DC7809" w:rsidRPr="00FA42BD">
        <w:rPr>
          <w:color w:val="000000"/>
        </w:rPr>
        <w:sym w:font="Symbol" w:char="F0B1"/>
      </w:r>
      <w:r w:rsidR="00DC7809" w:rsidRPr="00FA42BD">
        <w:rPr>
          <w:color w:val="000000"/>
        </w:rPr>
        <w:t xml:space="preserve">  0.0354 </w:t>
      </w:r>
      <w:r w:rsidR="003B73FA" w:rsidRPr="00FA42BD">
        <w:rPr>
          <w:color w:val="000000"/>
        </w:rPr>
        <w:t>on</w:t>
      </w:r>
      <w:r w:rsidR="00DC7809" w:rsidRPr="00FA42BD">
        <w:rPr>
          <w:color w:val="000000"/>
        </w:rPr>
        <w:t xml:space="preserve"> the center and 0.124 </w:t>
      </w:r>
      <w:r w:rsidR="00DC7809" w:rsidRPr="00FA42BD">
        <w:rPr>
          <w:color w:val="000000"/>
        </w:rPr>
        <w:sym w:font="Symbol" w:char="F0B1"/>
      </w:r>
      <w:r w:rsidR="00DC7809" w:rsidRPr="00FA42BD">
        <w:rPr>
          <w:color w:val="000000"/>
        </w:rPr>
        <w:t xml:space="preserve">  0.0175 of control plots</w:t>
      </w:r>
      <w:r w:rsidR="00A56BDA" w:rsidRPr="00FA42BD">
        <w:rPr>
          <w:color w:val="000000"/>
        </w:rPr>
        <w:t xml:space="preserve"> )(Fig. 4C)</w:t>
      </w:r>
      <w:r w:rsidR="00DC7809" w:rsidRPr="00FA42BD">
        <w:rPr>
          <w:color w:val="000000"/>
        </w:rPr>
        <w:t xml:space="preserve">. </w:t>
      </w:r>
      <w:r w:rsidR="003B73FA" w:rsidRPr="00FA42BD">
        <w:rPr>
          <w:color w:val="000000"/>
        </w:rPr>
        <w:t>CO</w:t>
      </w:r>
      <w:r w:rsidR="003B73FA" w:rsidRPr="00FA42BD">
        <w:rPr>
          <w:color w:val="000000"/>
          <w:vertAlign w:val="subscript"/>
        </w:rPr>
        <w:t xml:space="preserve">2 </w:t>
      </w:r>
      <w:r w:rsidR="003B73FA" w:rsidRPr="00FA42BD">
        <w:rPr>
          <w:color w:val="000000"/>
        </w:rPr>
        <w:t xml:space="preserve">production in the forest did not differ by treatment (F=0.089, p=0.769) or position (F=0.063, p=0.804). In </w:t>
      </w:r>
      <w:r w:rsidR="005859EA" w:rsidRPr="008104A6">
        <w:rPr>
          <w:i/>
          <w:iCs/>
          <w:color w:val="000000"/>
        </w:rPr>
        <w:t>Sargassum</w:t>
      </w:r>
      <w:r w:rsidR="003B73FA" w:rsidRPr="00FA42BD">
        <w:rPr>
          <w:color w:val="000000"/>
        </w:rPr>
        <w:t xml:space="preserve"> plots, CO</w:t>
      </w:r>
      <w:r w:rsidR="003B73FA" w:rsidRPr="00FA42BD">
        <w:rPr>
          <w:color w:val="000000"/>
          <w:vertAlign w:val="subscript"/>
        </w:rPr>
        <w:t xml:space="preserve">2 </w:t>
      </w:r>
      <w:r w:rsidR="003B73FA" w:rsidRPr="00FA42BD">
        <w:rPr>
          <w:color w:val="000000"/>
        </w:rPr>
        <w:t xml:space="preserve">measured 1.40 </w:t>
      </w:r>
      <w:r w:rsidR="003B73FA" w:rsidRPr="00FA42BD">
        <w:rPr>
          <w:color w:val="000000"/>
        </w:rPr>
        <w:sym w:font="Symbol" w:char="F0B1"/>
      </w:r>
      <w:r w:rsidR="003B73FA" w:rsidRPr="00FA42BD">
        <w:rPr>
          <w:color w:val="000000"/>
        </w:rPr>
        <w:t xml:space="preserve"> 0.310 on the center and 1.13 </w:t>
      </w:r>
      <w:r w:rsidR="003B73FA" w:rsidRPr="00FA42BD">
        <w:rPr>
          <w:color w:val="000000"/>
        </w:rPr>
        <w:sym w:font="Symbol" w:char="F0B1"/>
      </w:r>
      <w:r w:rsidR="003B73FA" w:rsidRPr="00FA42BD">
        <w:rPr>
          <w:color w:val="000000"/>
        </w:rPr>
        <w:t xml:space="preserve"> 0.335</w:t>
      </w:r>
      <w:r w:rsidR="003B73FA" w:rsidRPr="00FA42BD">
        <w:rPr>
          <w:b/>
          <w:bCs/>
          <w:color w:val="000000"/>
        </w:rPr>
        <w:t xml:space="preserve"> </w:t>
      </w:r>
      <w:r w:rsidR="003B73FA" w:rsidRPr="00FA42BD">
        <w:rPr>
          <w:color w:val="000000"/>
        </w:rPr>
        <w:t xml:space="preserve">on the edge, and 0.986 </w:t>
      </w:r>
      <w:r w:rsidR="003B73FA" w:rsidRPr="00FA42BD">
        <w:rPr>
          <w:color w:val="000000"/>
        </w:rPr>
        <w:sym w:font="Symbol" w:char="F0B1"/>
      </w:r>
      <w:r w:rsidR="003B73FA" w:rsidRPr="00FA42BD">
        <w:rPr>
          <w:color w:val="000000"/>
        </w:rPr>
        <w:t xml:space="preserve"> 0.187 on the center and 1.38 </w:t>
      </w:r>
      <w:r w:rsidR="003B73FA" w:rsidRPr="00FA42BD">
        <w:rPr>
          <w:color w:val="000000"/>
        </w:rPr>
        <w:sym w:font="Symbol" w:char="F0B1"/>
      </w:r>
      <w:r w:rsidR="003B73FA" w:rsidRPr="00FA42BD">
        <w:rPr>
          <w:color w:val="000000"/>
        </w:rPr>
        <w:t xml:space="preserve"> 0.152 on the edge of control plots</w:t>
      </w:r>
      <w:r w:rsidR="00A56BDA" w:rsidRPr="00FA42BD">
        <w:rPr>
          <w:color w:val="000000"/>
        </w:rPr>
        <w:t xml:space="preserve"> (Fig. 4D)</w:t>
      </w:r>
      <w:r w:rsidR="003B73FA" w:rsidRPr="00FA42BD">
        <w:rPr>
          <w:color w:val="000000"/>
        </w:rPr>
        <w:t>.</w:t>
      </w:r>
    </w:p>
    <w:p w14:paraId="06B205F3" w14:textId="77777777" w:rsidR="00EC0E38" w:rsidRDefault="00EC0E38" w:rsidP="008104A6">
      <w:pPr>
        <w:spacing w:line="480" w:lineRule="auto"/>
        <w:jc w:val="both"/>
        <w:rPr>
          <w:b/>
          <w:bCs/>
        </w:rPr>
      </w:pPr>
    </w:p>
    <w:p w14:paraId="3F10D59C" w14:textId="3F9D0ABF" w:rsidR="00B138B9" w:rsidRPr="00FA42BD" w:rsidRDefault="00B138B9" w:rsidP="008104A6">
      <w:pPr>
        <w:spacing w:line="480" w:lineRule="auto"/>
        <w:jc w:val="both"/>
        <w:rPr>
          <w:color w:val="000000"/>
        </w:rPr>
      </w:pPr>
      <w:r w:rsidRPr="00FA42BD">
        <w:rPr>
          <w:b/>
          <w:bCs/>
        </w:rPr>
        <w:t xml:space="preserve">Plant </w:t>
      </w:r>
      <w:r w:rsidR="00763A12">
        <w:rPr>
          <w:b/>
          <w:bCs/>
        </w:rPr>
        <w:t>community impacts</w:t>
      </w:r>
    </w:p>
    <w:p w14:paraId="2649C2BD" w14:textId="338FA15E" w:rsidR="008104A6" w:rsidRDefault="00392690" w:rsidP="008104A6">
      <w:pPr>
        <w:spacing w:line="480" w:lineRule="auto"/>
        <w:jc w:val="both"/>
        <w:rPr>
          <w:color w:val="000000"/>
        </w:rPr>
      </w:pPr>
      <w:r w:rsidRPr="00FA42BD">
        <w:rPr>
          <w:i/>
          <w:iCs/>
        </w:rPr>
        <w:tab/>
      </w:r>
      <w:r w:rsidR="00763A12">
        <w:t>Initially, t</w:t>
      </w:r>
      <w:r w:rsidR="00180941" w:rsidRPr="00FA42BD">
        <w:t xml:space="preserve">he beach </w:t>
      </w:r>
      <w:r w:rsidR="00763A12">
        <w:t>contained low plant cover (5%</w:t>
      </w:r>
      <w:r w:rsidR="003C5709">
        <w:t xml:space="preserve">, </w:t>
      </w:r>
      <w:r w:rsidR="00180941" w:rsidRPr="00FA42BD">
        <w:t>supplementary</w:t>
      </w:r>
      <w:r w:rsidR="00B9296D" w:rsidRPr="00FA42BD">
        <w:t xml:space="preserve"> </w:t>
      </w:r>
      <w:r w:rsidR="00055CE8" w:rsidRPr="00FA42BD">
        <w:t xml:space="preserve">Fig. </w:t>
      </w:r>
      <w:r w:rsidR="00AC3650" w:rsidRPr="00FA42BD">
        <w:t>2</w:t>
      </w:r>
      <w:r w:rsidR="00180941" w:rsidRPr="00FA42BD">
        <w:t xml:space="preserve">). </w:t>
      </w:r>
      <w:r w:rsidR="005859EA" w:rsidRPr="008104A6">
        <w:rPr>
          <w:i/>
          <w:iCs/>
        </w:rPr>
        <w:t>Sargassum</w:t>
      </w:r>
      <w:r w:rsidR="00B9296D" w:rsidRPr="00FA42BD">
        <w:t xml:space="preserve"> </w:t>
      </w:r>
      <w:r w:rsidR="00763A12">
        <w:t>additions increased</w:t>
      </w:r>
      <w:r w:rsidR="00B9296D" w:rsidRPr="00FA42BD">
        <w:t xml:space="preserve"> grass cover </w:t>
      </w:r>
      <w:r w:rsidR="00763A12">
        <w:t xml:space="preserve">to &gt;75% </w:t>
      </w:r>
      <w:r w:rsidR="00B9296D" w:rsidRPr="00FA42BD">
        <w:t>(</w:t>
      </w:r>
      <w:r w:rsidR="00055CE8" w:rsidRPr="00FA42BD">
        <w:t>Fig. 5</w:t>
      </w:r>
      <w:r w:rsidR="00927EED" w:rsidRPr="00FA42BD">
        <w:t>A, C</w:t>
      </w:r>
      <w:r w:rsidR="00B9296D" w:rsidRPr="00FA42BD">
        <w:t xml:space="preserve">). </w:t>
      </w:r>
      <w:r w:rsidR="00763A12">
        <w:t xml:space="preserve">This effect began to appear in </w:t>
      </w:r>
      <w:r w:rsidR="00F3424C">
        <w:t>November but</w:t>
      </w:r>
      <w:r w:rsidR="00763A12">
        <w:t xml:space="preserve"> was most apparent in March and August 2023. In contrast, grass cover remained low in control plots throughout the year (&lt;10%</w:t>
      </w:r>
      <w:r w:rsidR="00BA4FB6">
        <w:t>; Fig. 5B, D</w:t>
      </w:r>
      <w:r w:rsidR="00763A12">
        <w:t xml:space="preserve">). Non-grass plants only displayed weak responses to </w:t>
      </w:r>
      <w:r w:rsidR="00763A12" w:rsidRPr="008104A6">
        <w:rPr>
          <w:i/>
          <w:iCs/>
        </w:rPr>
        <w:t>Sargassum</w:t>
      </w:r>
      <w:r w:rsidR="00763A12">
        <w:t xml:space="preserve"> additions. Although the effect was weaker than directly in the plots, the effect of </w:t>
      </w:r>
      <w:r w:rsidR="00763A12" w:rsidRPr="008104A6">
        <w:rPr>
          <w:i/>
          <w:iCs/>
        </w:rPr>
        <w:t>Sargassum</w:t>
      </w:r>
      <w:r w:rsidR="00763A12">
        <w:t xml:space="preserve"> additions at the beach spilled over to increase grass cover 3.8x just beyond the plot perimeters </w:t>
      </w:r>
      <w:r w:rsidR="00763A12" w:rsidRPr="00FA42BD">
        <w:t>(</w:t>
      </w:r>
      <w:r w:rsidR="00763A12">
        <w:t xml:space="preserve">after one year </w:t>
      </w:r>
      <w:r w:rsidR="00763A12" w:rsidRPr="00FA42BD">
        <w:rPr>
          <w:i/>
          <w:iCs/>
          <w:color w:val="000000"/>
        </w:rPr>
        <w:t>d</w:t>
      </w:r>
      <w:r w:rsidR="00763A12" w:rsidRPr="00FA42BD">
        <w:rPr>
          <w:color w:val="000000"/>
        </w:rPr>
        <w:t>=1.02</w:t>
      </w:r>
      <w:r w:rsidR="00763A12">
        <w:rPr>
          <w:color w:val="000000"/>
        </w:rPr>
        <w:t xml:space="preserve">, </w:t>
      </w:r>
      <w:r w:rsidR="00763A12" w:rsidRPr="00FA42BD">
        <w:t xml:space="preserve">Fig. 6A, C). </w:t>
      </w:r>
      <w:r w:rsidR="00763A12">
        <w:rPr>
          <w:color w:val="000000"/>
        </w:rPr>
        <w:t xml:space="preserve">This spillover effect was </w:t>
      </w:r>
      <w:proofErr w:type="gramStart"/>
      <w:r w:rsidR="00763A12">
        <w:rPr>
          <w:color w:val="000000"/>
        </w:rPr>
        <w:t>taxon-specific</w:t>
      </w:r>
      <w:proofErr w:type="gramEnd"/>
      <w:r w:rsidR="00763A12">
        <w:rPr>
          <w:color w:val="000000"/>
        </w:rPr>
        <w:t xml:space="preserve"> as </w:t>
      </w:r>
      <w:r w:rsidR="00763A12" w:rsidRPr="008104A6">
        <w:rPr>
          <w:i/>
          <w:iCs/>
          <w:color w:val="000000"/>
        </w:rPr>
        <w:t>Sargassum</w:t>
      </w:r>
      <w:r w:rsidR="00763A12">
        <w:rPr>
          <w:color w:val="000000"/>
        </w:rPr>
        <w:t xml:space="preserve"> additions at the beach did not strongly impact non-grass plants outside of the plots.</w:t>
      </w:r>
    </w:p>
    <w:p w14:paraId="0B8FCF60" w14:textId="30C29E7D" w:rsidR="00FA631F" w:rsidRDefault="00763A12" w:rsidP="008104A6">
      <w:pPr>
        <w:spacing w:line="480" w:lineRule="auto"/>
        <w:jc w:val="both"/>
        <w:rPr>
          <w:rStyle w:val="CommentReference"/>
          <w:rFonts w:asciiTheme="minorHAnsi" w:eastAsiaTheme="minorHAnsi" w:hAnsiTheme="minorHAnsi" w:cstheme="minorBidi"/>
          <w:kern w:val="2"/>
          <w14:ligatures w14:val="standardContextual"/>
        </w:rPr>
      </w:pPr>
      <w:r>
        <w:lastRenderedPageBreak/>
        <w:tab/>
      </w:r>
      <w:proofErr w:type="gramStart"/>
      <w:r>
        <w:t>Similar to</w:t>
      </w:r>
      <w:proofErr w:type="gramEnd"/>
      <w:r>
        <w:t xml:space="preserve"> the beach, </w:t>
      </w:r>
      <w:r>
        <w:rPr>
          <w:color w:val="000000"/>
        </w:rPr>
        <w:t>t</w:t>
      </w:r>
      <w:r w:rsidR="00180941" w:rsidRPr="00FA42BD">
        <w:rPr>
          <w:color w:val="000000"/>
        </w:rPr>
        <w:t xml:space="preserve">he forest floor </w:t>
      </w:r>
      <w:r>
        <w:rPr>
          <w:color w:val="000000"/>
        </w:rPr>
        <w:t>contained low plant cover at deployment (4%</w:t>
      </w:r>
      <w:r w:rsidR="000016E1">
        <w:rPr>
          <w:color w:val="000000"/>
        </w:rPr>
        <w:t>; supplementary Fig. 2</w:t>
      </w:r>
      <w:r>
        <w:rPr>
          <w:color w:val="000000"/>
        </w:rPr>
        <w:t xml:space="preserve">). </w:t>
      </w:r>
      <w:r>
        <w:t xml:space="preserve">Unlike the beach, </w:t>
      </w:r>
      <w:r w:rsidR="005859EA" w:rsidRPr="008104A6">
        <w:rPr>
          <w:i/>
          <w:iCs/>
          <w:color w:val="000000"/>
        </w:rPr>
        <w:t>Sargassum</w:t>
      </w:r>
      <w:r w:rsidR="006734F1" w:rsidRPr="00FA42BD">
        <w:rPr>
          <w:color w:val="000000"/>
        </w:rPr>
        <w:t xml:space="preserve"> addition</w:t>
      </w:r>
      <w:r>
        <w:rPr>
          <w:color w:val="000000"/>
        </w:rPr>
        <w:t>s</w:t>
      </w:r>
      <w:r w:rsidR="006734F1" w:rsidRPr="00FA42BD">
        <w:rPr>
          <w:color w:val="000000"/>
        </w:rPr>
        <w:t xml:space="preserve"> in the forest did not </w:t>
      </w:r>
      <w:r>
        <w:rPr>
          <w:color w:val="000000"/>
        </w:rPr>
        <w:t>increase plant cover for any taxon</w:t>
      </w:r>
      <w:r w:rsidR="006734F1" w:rsidRPr="00FA42BD">
        <w:rPr>
          <w:color w:val="000000"/>
        </w:rPr>
        <w:t xml:space="preserve"> </w:t>
      </w:r>
      <w:r>
        <w:rPr>
          <w:color w:val="000000"/>
        </w:rPr>
        <w:t xml:space="preserve">within plots </w:t>
      </w:r>
      <w:r w:rsidR="006734F1" w:rsidRPr="00FA42BD">
        <w:rPr>
          <w:color w:val="000000"/>
        </w:rPr>
        <w:t>(</w:t>
      </w:r>
      <w:r w:rsidR="00055CE8" w:rsidRPr="00FA42BD">
        <w:t>Fig. 5</w:t>
      </w:r>
      <w:r w:rsidR="00927EED" w:rsidRPr="00FA42BD">
        <w:t>B, D</w:t>
      </w:r>
      <w:r w:rsidR="006734F1" w:rsidRPr="00FA42BD">
        <w:t>).</w:t>
      </w:r>
      <w:r w:rsidR="000016E1">
        <w:rPr>
          <w:color w:val="000000"/>
        </w:rPr>
        <w:t xml:space="preserve"> There was a slight increase in effect size in “other plants” in the beach habitat in March 2023 (Fig. 5D), this was likely the result of a plot that was covered by a </w:t>
      </w:r>
      <w:r w:rsidR="000016E1" w:rsidRPr="000016E1">
        <w:rPr>
          <w:i/>
          <w:iCs/>
          <w:color w:val="000000"/>
        </w:rPr>
        <w:t>Cucumis</w:t>
      </w:r>
      <w:r w:rsidR="000016E1">
        <w:rPr>
          <w:color w:val="000000"/>
        </w:rPr>
        <w:t xml:space="preserve"> plant that was not rooted within the </w:t>
      </w:r>
      <w:r w:rsidR="000016E1">
        <w:rPr>
          <w:i/>
          <w:iCs/>
          <w:color w:val="000000"/>
        </w:rPr>
        <w:t xml:space="preserve">Sargassum </w:t>
      </w:r>
      <w:r w:rsidR="000016E1">
        <w:rPr>
          <w:color w:val="000000"/>
        </w:rPr>
        <w:t>pile</w:t>
      </w:r>
      <w:r>
        <w:rPr>
          <w:color w:val="000000"/>
        </w:rPr>
        <w:t>.</w:t>
      </w:r>
      <w:r>
        <w:t xml:space="preserve"> Although there was not a direct effect of </w:t>
      </w:r>
      <w:r w:rsidRPr="008104A6">
        <w:rPr>
          <w:i/>
          <w:iCs/>
        </w:rPr>
        <w:t>Sargassum</w:t>
      </w:r>
      <w:r>
        <w:t xml:space="preserve"> additions on forest plot, there was a spillover effect – </w:t>
      </w:r>
      <w:r w:rsidRPr="008104A6">
        <w:rPr>
          <w:i/>
          <w:iCs/>
        </w:rPr>
        <w:t>Sargassum</w:t>
      </w:r>
      <w:r>
        <w:t xml:space="preserve"> additions increased non-grass plants at plot perimeters</w:t>
      </w:r>
      <w:r w:rsidR="00822F7D">
        <w:t xml:space="preserve"> (Fig</w:t>
      </w:r>
      <w:r>
        <w:t>.</w:t>
      </w:r>
      <w:r w:rsidR="00822F7D">
        <w:t xml:space="preserve"> 6B, D).</w:t>
      </w:r>
      <w:r>
        <w:t xml:space="preserve"> </w:t>
      </w:r>
    </w:p>
    <w:p w14:paraId="176B149F" w14:textId="77777777" w:rsidR="008104A6" w:rsidRPr="00FA42BD" w:rsidRDefault="008104A6" w:rsidP="008104A6">
      <w:pPr>
        <w:spacing w:line="480" w:lineRule="auto"/>
        <w:jc w:val="both"/>
        <w:rPr>
          <w:color w:val="000000" w:themeColor="text1"/>
        </w:rPr>
      </w:pPr>
    </w:p>
    <w:p w14:paraId="1AA6C0B8" w14:textId="0759DB74" w:rsidR="0043676E" w:rsidRPr="00FA42BD" w:rsidRDefault="0043676E" w:rsidP="008104A6">
      <w:pPr>
        <w:spacing w:line="480" w:lineRule="auto"/>
        <w:jc w:val="both"/>
        <w:rPr>
          <w:b/>
          <w:bCs/>
          <w:color w:val="000000" w:themeColor="text1"/>
        </w:rPr>
      </w:pPr>
      <w:r w:rsidRPr="00FA42BD">
        <w:rPr>
          <w:b/>
          <w:bCs/>
          <w:color w:val="000000" w:themeColor="text1"/>
        </w:rPr>
        <w:t xml:space="preserve">Arthropod </w:t>
      </w:r>
      <w:r w:rsidR="00763A12">
        <w:rPr>
          <w:b/>
          <w:bCs/>
          <w:color w:val="000000" w:themeColor="text1"/>
        </w:rPr>
        <w:t>community impacts</w:t>
      </w:r>
    </w:p>
    <w:p w14:paraId="6EFC3AE3" w14:textId="43FC2F52" w:rsidR="00AD3944" w:rsidRPr="00FA42BD" w:rsidRDefault="003A3675" w:rsidP="008104A6">
      <w:pPr>
        <w:spacing w:line="480" w:lineRule="auto"/>
        <w:ind w:firstLine="720"/>
        <w:jc w:val="both"/>
        <w:rPr>
          <w:color w:val="000000" w:themeColor="text1"/>
        </w:rPr>
      </w:pPr>
      <w:r w:rsidRPr="00FA42BD">
        <w:rPr>
          <w:color w:val="000000" w:themeColor="text1"/>
        </w:rPr>
        <w:t>Crawling arthropods in pitfall trap</w:t>
      </w:r>
      <w:r w:rsidR="00FC0DBB" w:rsidRPr="00FA42BD">
        <w:rPr>
          <w:color w:val="000000" w:themeColor="text1"/>
        </w:rPr>
        <w:t xml:space="preserve">s </w:t>
      </w:r>
      <w:r w:rsidRPr="00FA42BD">
        <w:rPr>
          <w:color w:val="000000" w:themeColor="text1"/>
        </w:rPr>
        <w:t xml:space="preserve">consisted of arachnids and hymenopterans, mainly </w:t>
      </w:r>
      <w:r w:rsidR="00323966" w:rsidRPr="00FA42BD">
        <w:rPr>
          <w:color w:val="000000" w:themeColor="text1"/>
        </w:rPr>
        <w:t xml:space="preserve">spiders and </w:t>
      </w:r>
      <w:r w:rsidRPr="00FA42BD">
        <w:rPr>
          <w:color w:val="000000" w:themeColor="text1"/>
        </w:rPr>
        <w:t>ants</w:t>
      </w:r>
      <w:r w:rsidR="00694716" w:rsidRPr="00FA42BD">
        <w:rPr>
          <w:color w:val="000000" w:themeColor="text1"/>
        </w:rPr>
        <w:t xml:space="preserve"> at both sites</w:t>
      </w:r>
      <w:r w:rsidR="00F81134" w:rsidRPr="00FA42BD">
        <w:rPr>
          <w:color w:val="000000" w:themeColor="text1"/>
        </w:rPr>
        <w:t xml:space="preserve">, and </w:t>
      </w:r>
      <w:proofErr w:type="spellStart"/>
      <w:r w:rsidR="00B13E74">
        <w:rPr>
          <w:color w:val="000000" w:themeColor="text1"/>
        </w:rPr>
        <w:t>T</w:t>
      </w:r>
      <w:r w:rsidR="00763A12">
        <w:rPr>
          <w:color w:val="000000" w:themeColor="text1"/>
        </w:rPr>
        <w:t>alitr</w:t>
      </w:r>
      <w:r w:rsidR="00763A12" w:rsidRPr="00FA42BD">
        <w:rPr>
          <w:color w:val="000000" w:themeColor="text1"/>
        </w:rPr>
        <w:t>id</w:t>
      </w:r>
      <w:proofErr w:type="spellEnd"/>
      <w:r w:rsidR="00763A12" w:rsidRPr="00FA42BD">
        <w:rPr>
          <w:color w:val="000000" w:themeColor="text1"/>
        </w:rPr>
        <w:t xml:space="preserve"> </w:t>
      </w:r>
      <w:r w:rsidR="00F81134" w:rsidRPr="00845ED7">
        <w:rPr>
          <w:color w:val="000000" w:themeColor="text1"/>
        </w:rPr>
        <w:t>amphipods</w:t>
      </w:r>
      <w:r w:rsidR="00F81134" w:rsidRPr="00FA42BD">
        <w:rPr>
          <w:color w:val="000000" w:themeColor="text1"/>
        </w:rPr>
        <w:t xml:space="preserve"> at the beach</w:t>
      </w:r>
      <w:r w:rsidR="0013538D" w:rsidRPr="00FA42BD">
        <w:rPr>
          <w:color w:val="000000" w:themeColor="text1"/>
        </w:rPr>
        <w:t xml:space="preserve"> (Fig. 7</w:t>
      </w:r>
      <w:r w:rsidR="003604D4" w:rsidRPr="00FA42BD">
        <w:rPr>
          <w:color w:val="000000" w:themeColor="text1"/>
        </w:rPr>
        <w:t>A</w:t>
      </w:r>
      <w:r w:rsidR="0027157D" w:rsidRPr="00FA42BD">
        <w:rPr>
          <w:color w:val="000000" w:themeColor="text1"/>
        </w:rPr>
        <w:t>, B</w:t>
      </w:r>
      <w:r w:rsidR="0013538D" w:rsidRPr="00FA42BD">
        <w:rPr>
          <w:color w:val="000000" w:themeColor="text1"/>
        </w:rPr>
        <w:t>)</w:t>
      </w:r>
      <w:r w:rsidRPr="00FA42BD">
        <w:rPr>
          <w:color w:val="000000" w:themeColor="text1"/>
        </w:rPr>
        <w:t>.</w:t>
      </w:r>
      <w:r w:rsidR="00323966" w:rsidRPr="00FA42BD">
        <w:rPr>
          <w:color w:val="000000" w:themeColor="text1"/>
        </w:rPr>
        <w:t xml:space="preserve"> </w:t>
      </w:r>
      <w:r w:rsidR="00763A12">
        <w:rPr>
          <w:color w:val="000000" w:themeColor="text1"/>
        </w:rPr>
        <w:t xml:space="preserve">Adding </w:t>
      </w:r>
      <w:r w:rsidR="00763A12" w:rsidRPr="008104A6">
        <w:rPr>
          <w:i/>
          <w:iCs/>
          <w:color w:val="000000" w:themeColor="text1"/>
        </w:rPr>
        <w:t>Sargassum</w:t>
      </w:r>
      <w:r w:rsidR="0023761E" w:rsidRPr="00FA42BD">
        <w:rPr>
          <w:color w:val="000000" w:themeColor="text1"/>
        </w:rPr>
        <w:t xml:space="preserve"> </w:t>
      </w:r>
      <w:r w:rsidR="00DB469D" w:rsidRPr="00FA42BD">
        <w:rPr>
          <w:color w:val="000000" w:themeColor="text1"/>
        </w:rPr>
        <w:t xml:space="preserve">at the beach </w:t>
      </w:r>
      <w:commentRangeStart w:id="13"/>
      <w:r w:rsidR="00011204" w:rsidRPr="00FA42BD">
        <w:rPr>
          <w:color w:val="000000" w:themeColor="text1"/>
        </w:rPr>
        <w:t>i</w:t>
      </w:r>
      <w:r w:rsidR="00763A12">
        <w:rPr>
          <w:color w:val="000000" w:themeColor="text1"/>
        </w:rPr>
        <w:t>mmediately</w:t>
      </w:r>
      <w:commentRangeEnd w:id="13"/>
      <w:r w:rsidR="00763A12">
        <w:rPr>
          <w:rStyle w:val="CommentReference"/>
          <w:rFonts w:asciiTheme="minorHAnsi" w:eastAsiaTheme="minorHAnsi" w:hAnsiTheme="minorHAnsi" w:cstheme="minorBidi"/>
          <w:kern w:val="2"/>
          <w14:ligatures w14:val="standardContextual"/>
        </w:rPr>
        <w:commentReference w:id="13"/>
      </w:r>
      <w:r w:rsidR="00763A12">
        <w:rPr>
          <w:color w:val="000000" w:themeColor="text1"/>
        </w:rPr>
        <w:t xml:space="preserve"> increased </w:t>
      </w:r>
      <w:r w:rsidR="00763A12" w:rsidRPr="00845ED7">
        <w:rPr>
          <w:color w:val="000000" w:themeColor="text1"/>
        </w:rPr>
        <w:t>amphipod</w:t>
      </w:r>
      <w:r w:rsidR="00763A12">
        <w:rPr>
          <w:color w:val="000000" w:themeColor="text1"/>
        </w:rPr>
        <w:t xml:space="preserve"> abundance 42x </w:t>
      </w:r>
      <w:r w:rsidR="00D44184" w:rsidRPr="00FA42BD">
        <w:rPr>
          <w:color w:val="000000" w:themeColor="text1"/>
        </w:rPr>
        <w:t>in</w:t>
      </w:r>
      <w:r w:rsidR="00451157" w:rsidRPr="00FA42BD">
        <w:rPr>
          <w:color w:val="000000" w:themeColor="text1"/>
        </w:rPr>
        <w:t xml:space="preserve"> August 2022</w:t>
      </w:r>
      <w:r w:rsidR="00011204" w:rsidRPr="00FA42BD">
        <w:rPr>
          <w:color w:val="000000" w:themeColor="text1"/>
        </w:rPr>
        <w:t xml:space="preserve"> (</w:t>
      </w:r>
      <w:r w:rsidR="003604D4" w:rsidRPr="00FA42BD">
        <w:rPr>
          <w:color w:val="000000" w:themeColor="text1"/>
        </w:rPr>
        <w:t>Fig. 7</w:t>
      </w:r>
      <w:r w:rsidR="0027157D" w:rsidRPr="00FA42BD">
        <w:rPr>
          <w:color w:val="000000" w:themeColor="text1"/>
        </w:rPr>
        <w:t>A,</w:t>
      </w:r>
      <w:r w:rsidR="00665BD0">
        <w:rPr>
          <w:color w:val="000000" w:themeColor="text1"/>
        </w:rPr>
        <w:t xml:space="preserve"> B,</w:t>
      </w:r>
      <w:r w:rsidR="0027157D" w:rsidRPr="00FA42BD">
        <w:rPr>
          <w:color w:val="000000" w:themeColor="text1"/>
        </w:rPr>
        <w:t xml:space="preserve"> </w:t>
      </w:r>
      <w:r w:rsidR="00665BD0">
        <w:rPr>
          <w:color w:val="000000" w:themeColor="text1"/>
        </w:rPr>
        <w:t>E</w:t>
      </w:r>
      <w:r w:rsidR="003604D4" w:rsidRPr="00FA42BD">
        <w:rPr>
          <w:color w:val="000000" w:themeColor="text1"/>
        </w:rPr>
        <w:t>)</w:t>
      </w:r>
      <w:r w:rsidR="00763A12">
        <w:rPr>
          <w:color w:val="000000" w:themeColor="text1"/>
        </w:rPr>
        <w:t>. After the initial sampling of plots in August 2022, amphipods were rare [</w:t>
      </w:r>
      <w:r w:rsidR="006F3764" w:rsidRPr="00FA42BD">
        <w:rPr>
          <w:color w:val="000000" w:themeColor="text1"/>
        </w:rPr>
        <w:t xml:space="preserve">only 1 amphipod was found in a control plot </w:t>
      </w:r>
      <w:r w:rsidR="00451157" w:rsidRPr="00FA42BD">
        <w:rPr>
          <w:color w:val="000000" w:themeColor="text1"/>
        </w:rPr>
        <w:t>in November 2022</w:t>
      </w:r>
      <w:r w:rsidR="003604D4" w:rsidRPr="00FA42BD">
        <w:rPr>
          <w:color w:val="000000" w:themeColor="text1"/>
        </w:rPr>
        <w:t xml:space="preserve"> </w:t>
      </w:r>
      <w:r w:rsidR="006F3764" w:rsidRPr="00FA42BD">
        <w:rPr>
          <w:color w:val="000000" w:themeColor="text1"/>
        </w:rPr>
        <w:t xml:space="preserve">and 1 in a </w:t>
      </w:r>
      <w:r w:rsidR="005859EA" w:rsidRPr="008104A6">
        <w:rPr>
          <w:i/>
          <w:iCs/>
          <w:color w:val="000000" w:themeColor="text1"/>
        </w:rPr>
        <w:t>Sargassum</w:t>
      </w:r>
      <w:r w:rsidR="006F3764" w:rsidRPr="00FA42BD">
        <w:rPr>
          <w:color w:val="000000" w:themeColor="text1"/>
        </w:rPr>
        <w:t xml:space="preserve"> plot in</w:t>
      </w:r>
      <w:r w:rsidR="002431FC" w:rsidRPr="00FA42BD">
        <w:rPr>
          <w:color w:val="000000" w:themeColor="text1"/>
        </w:rPr>
        <w:t xml:space="preserve"> </w:t>
      </w:r>
      <w:r w:rsidR="00A606B3" w:rsidRPr="00FA42BD">
        <w:rPr>
          <w:color w:val="000000" w:themeColor="text1"/>
        </w:rPr>
        <w:t>March 2023</w:t>
      </w:r>
      <w:r w:rsidR="003604D4" w:rsidRPr="00FA42BD">
        <w:rPr>
          <w:color w:val="000000" w:themeColor="text1"/>
        </w:rPr>
        <w:t xml:space="preserve"> (Fig. 7C)</w:t>
      </w:r>
      <w:r w:rsidR="008104A6">
        <w:rPr>
          <w:color w:val="000000" w:themeColor="text1"/>
        </w:rPr>
        <w:t>]. A</w:t>
      </w:r>
      <w:r w:rsidR="00763A12">
        <w:rPr>
          <w:color w:val="000000" w:themeColor="text1"/>
        </w:rPr>
        <w:t xml:space="preserve">dditionally, </w:t>
      </w:r>
      <w:r w:rsidR="00763A12" w:rsidRPr="008104A6">
        <w:rPr>
          <w:i/>
          <w:iCs/>
          <w:color w:val="000000" w:themeColor="text1"/>
        </w:rPr>
        <w:t>Sargassum</w:t>
      </w:r>
      <w:r w:rsidR="00763A12">
        <w:rPr>
          <w:color w:val="000000" w:themeColor="text1"/>
        </w:rPr>
        <w:t xml:space="preserve"> additions at the beach initially increased a</w:t>
      </w:r>
      <w:r w:rsidR="00763A12" w:rsidRPr="00FA42BD">
        <w:rPr>
          <w:color w:val="000000" w:themeColor="text1"/>
        </w:rPr>
        <w:t>rachnids</w:t>
      </w:r>
      <w:r w:rsidR="00763A12">
        <w:rPr>
          <w:color w:val="000000" w:themeColor="text1"/>
        </w:rPr>
        <w:t xml:space="preserve"> and hymenopterans</w:t>
      </w:r>
      <w:r w:rsidR="00187810" w:rsidRPr="00FA42BD">
        <w:rPr>
          <w:color w:val="000000" w:themeColor="text1"/>
        </w:rPr>
        <w:t xml:space="preserve"> </w:t>
      </w:r>
      <w:r w:rsidR="00763A12">
        <w:rPr>
          <w:color w:val="000000" w:themeColor="text1"/>
        </w:rPr>
        <w:t xml:space="preserve">(August 2022). This effect remained for hymenopterans during later sampling </w:t>
      </w:r>
      <w:r w:rsidR="00560F3E">
        <w:rPr>
          <w:color w:val="000000" w:themeColor="text1"/>
        </w:rPr>
        <w:t>events but</w:t>
      </w:r>
      <w:r w:rsidR="00763A12">
        <w:rPr>
          <w:color w:val="000000" w:themeColor="text1"/>
        </w:rPr>
        <w:t xml:space="preserve"> switched to a decreasing effect on arachnids </w:t>
      </w:r>
      <w:r w:rsidR="0027157D" w:rsidRPr="00FA42BD">
        <w:rPr>
          <w:color w:val="000000" w:themeColor="text1"/>
        </w:rPr>
        <w:t>(Fig. 7A, C, E)</w:t>
      </w:r>
      <w:r w:rsidR="00604798" w:rsidRPr="00FA42BD">
        <w:rPr>
          <w:color w:val="000000" w:themeColor="text1"/>
        </w:rPr>
        <w:t>.</w:t>
      </w:r>
      <w:r w:rsidR="008104A6">
        <w:rPr>
          <w:color w:val="000000" w:themeColor="text1"/>
        </w:rPr>
        <w:t xml:space="preserve"> </w:t>
      </w:r>
      <w:r w:rsidR="00763A12">
        <w:rPr>
          <w:color w:val="000000" w:themeColor="text1"/>
        </w:rPr>
        <w:t xml:space="preserve">In the forest, </w:t>
      </w:r>
      <w:r w:rsidR="00763A12" w:rsidRPr="008104A6">
        <w:rPr>
          <w:i/>
          <w:iCs/>
          <w:color w:val="000000" w:themeColor="text1"/>
        </w:rPr>
        <w:t>Sargassum</w:t>
      </w:r>
      <w:r w:rsidR="00763A12" w:rsidRPr="00FA42BD">
        <w:rPr>
          <w:color w:val="000000" w:themeColor="text1"/>
        </w:rPr>
        <w:t xml:space="preserve"> addition </w:t>
      </w:r>
      <w:r w:rsidR="00763A12">
        <w:rPr>
          <w:color w:val="000000" w:themeColor="text1"/>
        </w:rPr>
        <w:t>only weakly affected crawling arthropods</w:t>
      </w:r>
      <w:r w:rsidR="00763A12" w:rsidRPr="00FA42BD">
        <w:rPr>
          <w:color w:val="000000" w:themeColor="text1"/>
        </w:rPr>
        <w:t xml:space="preserve"> (Fig. 7B, D, F).</w:t>
      </w:r>
      <w:r w:rsidR="00763A12">
        <w:rPr>
          <w:color w:val="000000" w:themeColor="text1"/>
        </w:rPr>
        <w:t xml:space="preserve"> Importantly, n</w:t>
      </w:r>
      <w:r w:rsidR="007B529A" w:rsidRPr="00FA42BD">
        <w:rPr>
          <w:color w:val="000000" w:themeColor="text1"/>
        </w:rPr>
        <w:t>o amphipods were found in forest pitfall traps during any of the sampling periods</w:t>
      </w:r>
      <w:r w:rsidR="0013538D" w:rsidRPr="00FA42BD">
        <w:rPr>
          <w:color w:val="000000" w:themeColor="text1"/>
        </w:rPr>
        <w:t xml:space="preserve"> (Fig. 7</w:t>
      </w:r>
      <w:r w:rsidR="003604D4" w:rsidRPr="00FA42BD">
        <w:rPr>
          <w:color w:val="000000" w:themeColor="text1"/>
        </w:rPr>
        <w:t xml:space="preserve"> B</w:t>
      </w:r>
      <w:r w:rsidR="0027157D" w:rsidRPr="00FA42BD">
        <w:rPr>
          <w:color w:val="000000" w:themeColor="text1"/>
        </w:rPr>
        <w:t>, D</w:t>
      </w:r>
      <w:r w:rsidR="0013538D" w:rsidRPr="00FA42BD">
        <w:rPr>
          <w:color w:val="000000" w:themeColor="text1"/>
        </w:rPr>
        <w:t>)</w:t>
      </w:r>
      <w:r w:rsidR="007B529A" w:rsidRPr="00FA42BD">
        <w:rPr>
          <w:color w:val="000000" w:themeColor="text1"/>
        </w:rPr>
        <w:t xml:space="preserve">. </w:t>
      </w:r>
    </w:p>
    <w:p w14:paraId="04F1DCDE" w14:textId="1F10EC3E" w:rsidR="002B1772" w:rsidRPr="00FA42BD" w:rsidRDefault="002B1772" w:rsidP="008104A6">
      <w:pPr>
        <w:spacing w:line="480" w:lineRule="auto"/>
        <w:jc w:val="both"/>
        <w:rPr>
          <w:color w:val="000000" w:themeColor="text1"/>
        </w:rPr>
      </w:pPr>
      <w:r w:rsidRPr="00FA42BD">
        <w:rPr>
          <w:i/>
          <w:iCs/>
          <w:color w:val="000000" w:themeColor="text1"/>
        </w:rPr>
        <w:tab/>
      </w:r>
      <w:r w:rsidR="002543F0" w:rsidRPr="00FA42BD">
        <w:rPr>
          <w:color w:val="000000" w:themeColor="text1"/>
        </w:rPr>
        <w:t xml:space="preserve">Flying arthropods </w:t>
      </w:r>
      <w:r w:rsidR="00763A12">
        <w:rPr>
          <w:color w:val="000000" w:themeColor="text1"/>
        </w:rPr>
        <w:t xml:space="preserve">sampled </w:t>
      </w:r>
      <w:r w:rsidR="002543F0" w:rsidRPr="00FA42BD">
        <w:rPr>
          <w:color w:val="000000" w:themeColor="text1"/>
        </w:rPr>
        <w:t xml:space="preserve">on </w:t>
      </w:r>
      <w:r w:rsidR="00763A12">
        <w:rPr>
          <w:color w:val="000000" w:themeColor="text1"/>
        </w:rPr>
        <w:t xml:space="preserve">sticky </w:t>
      </w:r>
      <w:r w:rsidR="002543F0" w:rsidRPr="00FA42BD">
        <w:rPr>
          <w:color w:val="000000" w:themeColor="text1"/>
        </w:rPr>
        <w:t xml:space="preserve">traps </w:t>
      </w:r>
      <w:r w:rsidR="00763A12">
        <w:rPr>
          <w:color w:val="000000" w:themeColor="text1"/>
        </w:rPr>
        <w:t xml:space="preserve">at the beach </w:t>
      </w:r>
      <w:r w:rsidR="002543F0" w:rsidRPr="00FA42BD">
        <w:rPr>
          <w:color w:val="000000" w:themeColor="text1"/>
        </w:rPr>
        <w:t xml:space="preserve">consisted of </w:t>
      </w:r>
      <w:r w:rsidR="00E12DD5" w:rsidRPr="00FA42BD">
        <w:rPr>
          <w:color w:val="000000" w:themeColor="text1"/>
        </w:rPr>
        <w:t>d</w:t>
      </w:r>
      <w:r w:rsidR="002543F0" w:rsidRPr="00FA42BD">
        <w:rPr>
          <w:color w:val="000000" w:themeColor="text1"/>
        </w:rPr>
        <w:t xml:space="preserve">ipterans and </w:t>
      </w:r>
      <w:r w:rsidR="00E12DD5" w:rsidRPr="00FA42BD">
        <w:rPr>
          <w:color w:val="000000" w:themeColor="text1"/>
        </w:rPr>
        <w:t>h</w:t>
      </w:r>
      <w:r w:rsidR="002543F0" w:rsidRPr="00FA42BD">
        <w:rPr>
          <w:color w:val="000000" w:themeColor="text1"/>
        </w:rPr>
        <w:t>ymenopterans</w:t>
      </w:r>
      <w:r w:rsidR="003A3675" w:rsidRPr="00FA42BD">
        <w:rPr>
          <w:color w:val="000000" w:themeColor="text1"/>
        </w:rPr>
        <w:t>, mostly flies and wasps</w:t>
      </w:r>
      <w:r w:rsidR="00823FBC" w:rsidRPr="00FA42BD">
        <w:rPr>
          <w:color w:val="000000" w:themeColor="text1"/>
        </w:rPr>
        <w:t xml:space="preserve"> </w:t>
      </w:r>
      <w:r w:rsidR="0013538D" w:rsidRPr="00FA42BD">
        <w:rPr>
          <w:color w:val="000000" w:themeColor="text1"/>
        </w:rPr>
        <w:t>(Fig</w:t>
      </w:r>
      <w:r w:rsidR="003604D4" w:rsidRPr="00FA42BD">
        <w:rPr>
          <w:color w:val="000000" w:themeColor="text1"/>
        </w:rPr>
        <w:t>.</w:t>
      </w:r>
      <w:r w:rsidR="0027157D" w:rsidRPr="00FA42BD">
        <w:rPr>
          <w:color w:val="000000" w:themeColor="text1"/>
        </w:rPr>
        <w:t xml:space="preserve"> 8A,C</w:t>
      </w:r>
      <w:r w:rsidR="0013538D" w:rsidRPr="00FA42BD">
        <w:rPr>
          <w:color w:val="000000" w:themeColor="text1"/>
        </w:rPr>
        <w:t>)</w:t>
      </w:r>
      <w:r w:rsidR="00F811F5" w:rsidRPr="00FA42BD">
        <w:rPr>
          <w:color w:val="000000" w:themeColor="text1"/>
        </w:rPr>
        <w:t xml:space="preserve">. On the initial deployment of the experiment, amphipods were </w:t>
      </w:r>
      <w:r w:rsidR="00CB412F" w:rsidRPr="00FA42BD">
        <w:rPr>
          <w:color w:val="000000" w:themeColor="text1"/>
        </w:rPr>
        <w:t xml:space="preserve">also </w:t>
      </w:r>
      <w:r w:rsidR="00F811F5" w:rsidRPr="00FA42BD">
        <w:rPr>
          <w:color w:val="000000" w:themeColor="text1"/>
        </w:rPr>
        <w:t xml:space="preserve">captured on sticky </w:t>
      </w:r>
      <w:r w:rsidR="00CB412F" w:rsidRPr="00FA42BD">
        <w:rPr>
          <w:color w:val="000000" w:themeColor="text1"/>
        </w:rPr>
        <w:t>traps</w:t>
      </w:r>
      <w:r w:rsidR="00763A12">
        <w:rPr>
          <w:color w:val="000000" w:themeColor="text1"/>
        </w:rPr>
        <w:t>, presumably because they move via jumping</w:t>
      </w:r>
      <w:r w:rsidR="00F811F5" w:rsidRPr="00FA42BD">
        <w:rPr>
          <w:color w:val="000000" w:themeColor="text1"/>
        </w:rPr>
        <w:t xml:space="preserve">. </w:t>
      </w:r>
      <w:r w:rsidR="00763A12">
        <w:rPr>
          <w:color w:val="000000" w:themeColor="text1"/>
        </w:rPr>
        <w:t xml:space="preserve">Beach </w:t>
      </w:r>
      <w:r w:rsidR="00763A12" w:rsidRPr="008104A6">
        <w:rPr>
          <w:i/>
          <w:iCs/>
          <w:color w:val="000000" w:themeColor="text1"/>
        </w:rPr>
        <w:t>Sargassum</w:t>
      </w:r>
      <w:r w:rsidR="00763A12">
        <w:rPr>
          <w:color w:val="000000" w:themeColor="text1"/>
        </w:rPr>
        <w:t xml:space="preserve"> additions initially increased both amphipods and dipterans – effects that tapered out at </w:t>
      </w:r>
      <w:r w:rsidR="00763A12">
        <w:rPr>
          <w:color w:val="000000" w:themeColor="text1"/>
        </w:rPr>
        <w:lastRenderedPageBreak/>
        <w:t xml:space="preserve">subsequent surveys. </w:t>
      </w:r>
      <w:r w:rsidR="00763A12" w:rsidRPr="008104A6">
        <w:rPr>
          <w:i/>
          <w:iCs/>
          <w:color w:val="000000" w:themeColor="text1"/>
        </w:rPr>
        <w:t>Sargassum</w:t>
      </w:r>
      <w:r w:rsidR="00763A12">
        <w:rPr>
          <w:color w:val="000000" w:themeColor="text1"/>
        </w:rPr>
        <w:t xml:space="preserve"> additions also increased hymenopteran abundance – but this effect was not apparent until November and March. </w:t>
      </w:r>
      <w:proofErr w:type="gramStart"/>
      <w:r w:rsidR="00763A12">
        <w:rPr>
          <w:color w:val="000000" w:themeColor="text1"/>
        </w:rPr>
        <w:t>Similar to</w:t>
      </w:r>
      <w:proofErr w:type="gramEnd"/>
      <w:r w:rsidR="00763A12">
        <w:rPr>
          <w:color w:val="000000" w:themeColor="text1"/>
        </w:rPr>
        <w:t xml:space="preserve"> the beach, </w:t>
      </w:r>
      <w:r w:rsidR="00763A12" w:rsidRPr="008104A6">
        <w:rPr>
          <w:i/>
          <w:iCs/>
          <w:color w:val="000000" w:themeColor="text1"/>
        </w:rPr>
        <w:t>Sargassum</w:t>
      </w:r>
      <w:r w:rsidR="00763A12">
        <w:rPr>
          <w:color w:val="000000" w:themeColor="text1"/>
        </w:rPr>
        <w:t xml:space="preserve"> additions to the forest increased both dipterans and hymenopterans. However, the dipteran effect in the forest was stronger and delayed. </w:t>
      </w:r>
    </w:p>
    <w:p w14:paraId="0C0DC793" w14:textId="77777777" w:rsidR="00CE5094" w:rsidRDefault="00CE5094" w:rsidP="008104A6">
      <w:pPr>
        <w:spacing w:line="480" w:lineRule="auto"/>
        <w:rPr>
          <w:color w:val="000000" w:themeColor="text1"/>
        </w:rPr>
      </w:pPr>
    </w:p>
    <w:p w14:paraId="008AF322" w14:textId="77777777" w:rsidR="00D4711E" w:rsidRDefault="00D4711E" w:rsidP="008104A6">
      <w:pPr>
        <w:spacing w:line="480" w:lineRule="auto"/>
        <w:rPr>
          <w:b/>
          <w:bCs/>
        </w:rPr>
      </w:pPr>
    </w:p>
    <w:p w14:paraId="527BBAD6" w14:textId="77777777" w:rsidR="00D85A31" w:rsidRDefault="00D85A31" w:rsidP="008104A6">
      <w:pPr>
        <w:spacing w:line="480" w:lineRule="auto"/>
        <w:rPr>
          <w:b/>
          <w:bCs/>
        </w:rPr>
      </w:pPr>
    </w:p>
    <w:p w14:paraId="772FFECF" w14:textId="77777777" w:rsidR="00D85A31" w:rsidRDefault="00D85A31" w:rsidP="008104A6">
      <w:pPr>
        <w:spacing w:line="480" w:lineRule="auto"/>
        <w:rPr>
          <w:b/>
          <w:bCs/>
        </w:rPr>
      </w:pPr>
    </w:p>
    <w:p w14:paraId="2A471824" w14:textId="77777777" w:rsidR="00D85A31" w:rsidRDefault="00D85A31" w:rsidP="008104A6">
      <w:pPr>
        <w:spacing w:line="480" w:lineRule="auto"/>
        <w:rPr>
          <w:b/>
          <w:bCs/>
        </w:rPr>
      </w:pPr>
    </w:p>
    <w:p w14:paraId="4AC6EF4C" w14:textId="77777777" w:rsidR="00D85A31" w:rsidRDefault="00D85A31" w:rsidP="008104A6">
      <w:pPr>
        <w:spacing w:line="480" w:lineRule="auto"/>
        <w:rPr>
          <w:b/>
          <w:bCs/>
        </w:rPr>
      </w:pPr>
    </w:p>
    <w:p w14:paraId="14D39F90" w14:textId="77777777" w:rsidR="00D85A31" w:rsidRDefault="00D85A31" w:rsidP="008104A6">
      <w:pPr>
        <w:spacing w:line="480" w:lineRule="auto"/>
        <w:rPr>
          <w:b/>
          <w:bCs/>
        </w:rPr>
      </w:pPr>
    </w:p>
    <w:p w14:paraId="47C163A7" w14:textId="77777777" w:rsidR="00D85A31" w:rsidRDefault="00D85A31" w:rsidP="008104A6">
      <w:pPr>
        <w:spacing w:line="480" w:lineRule="auto"/>
        <w:rPr>
          <w:b/>
          <w:bCs/>
        </w:rPr>
      </w:pPr>
    </w:p>
    <w:p w14:paraId="2874358B" w14:textId="77777777" w:rsidR="00D85A31" w:rsidRDefault="00D85A31" w:rsidP="008104A6">
      <w:pPr>
        <w:spacing w:line="480" w:lineRule="auto"/>
        <w:rPr>
          <w:b/>
          <w:bCs/>
        </w:rPr>
      </w:pPr>
    </w:p>
    <w:p w14:paraId="39F9AC72" w14:textId="77777777" w:rsidR="00D85A31" w:rsidRDefault="00D85A31" w:rsidP="008104A6">
      <w:pPr>
        <w:spacing w:line="480" w:lineRule="auto"/>
        <w:rPr>
          <w:b/>
          <w:bCs/>
        </w:rPr>
      </w:pPr>
    </w:p>
    <w:p w14:paraId="0D911E07" w14:textId="77777777" w:rsidR="00D85A31" w:rsidRDefault="00D85A31" w:rsidP="008104A6">
      <w:pPr>
        <w:spacing w:line="480" w:lineRule="auto"/>
        <w:rPr>
          <w:b/>
          <w:bCs/>
        </w:rPr>
      </w:pPr>
    </w:p>
    <w:p w14:paraId="0DEDA9BE" w14:textId="77777777" w:rsidR="00D85A31" w:rsidRDefault="00D85A31" w:rsidP="008104A6">
      <w:pPr>
        <w:spacing w:line="480" w:lineRule="auto"/>
        <w:rPr>
          <w:b/>
          <w:bCs/>
        </w:rPr>
      </w:pPr>
    </w:p>
    <w:p w14:paraId="5390592E" w14:textId="77777777" w:rsidR="00D85A31" w:rsidRDefault="00D85A31" w:rsidP="008104A6">
      <w:pPr>
        <w:spacing w:line="480" w:lineRule="auto"/>
        <w:rPr>
          <w:b/>
          <w:bCs/>
        </w:rPr>
      </w:pPr>
    </w:p>
    <w:p w14:paraId="4C5FBC2E" w14:textId="77777777" w:rsidR="00D85A31" w:rsidRDefault="00D85A31" w:rsidP="008104A6">
      <w:pPr>
        <w:spacing w:line="480" w:lineRule="auto"/>
        <w:rPr>
          <w:b/>
          <w:bCs/>
        </w:rPr>
      </w:pPr>
    </w:p>
    <w:p w14:paraId="5E026462" w14:textId="77777777" w:rsidR="00D85A31" w:rsidRDefault="00D85A31" w:rsidP="008104A6">
      <w:pPr>
        <w:spacing w:line="480" w:lineRule="auto"/>
        <w:rPr>
          <w:b/>
          <w:bCs/>
        </w:rPr>
      </w:pPr>
    </w:p>
    <w:p w14:paraId="3F9D7B1F" w14:textId="77777777" w:rsidR="00D85A31" w:rsidRDefault="00D85A31" w:rsidP="008104A6">
      <w:pPr>
        <w:spacing w:line="480" w:lineRule="auto"/>
        <w:rPr>
          <w:b/>
          <w:bCs/>
        </w:rPr>
      </w:pPr>
    </w:p>
    <w:p w14:paraId="5ED99EFD" w14:textId="77777777" w:rsidR="00D85A31" w:rsidRPr="00FA42BD" w:rsidRDefault="00D85A31" w:rsidP="008104A6">
      <w:pPr>
        <w:spacing w:line="480" w:lineRule="auto"/>
        <w:rPr>
          <w:b/>
          <w:bCs/>
        </w:rPr>
      </w:pPr>
    </w:p>
    <w:p w14:paraId="36211346" w14:textId="25161160" w:rsidR="005F4283" w:rsidRPr="006C3FAF" w:rsidRDefault="00CE5094" w:rsidP="008104A6">
      <w:pPr>
        <w:spacing w:line="480" w:lineRule="auto"/>
      </w:pPr>
      <w:r w:rsidRPr="006C3FAF">
        <w:t>Figure legends</w:t>
      </w:r>
    </w:p>
    <w:p w14:paraId="4E62D1D6" w14:textId="77777777" w:rsidR="00CE5094" w:rsidRPr="00FA42BD" w:rsidRDefault="00CE5094" w:rsidP="008104A6">
      <w:pPr>
        <w:spacing w:line="480" w:lineRule="auto"/>
        <w:rPr>
          <w:b/>
          <w:bCs/>
        </w:rPr>
      </w:pPr>
    </w:p>
    <w:p w14:paraId="1B13A3D4" w14:textId="77777777" w:rsidR="00D4711E" w:rsidRPr="006C3FAF" w:rsidRDefault="00D4711E" w:rsidP="00D4711E">
      <w:pPr>
        <w:spacing w:line="480" w:lineRule="auto"/>
        <w:jc w:val="both"/>
      </w:pPr>
      <w:r w:rsidRPr="006C3FAF">
        <w:lastRenderedPageBreak/>
        <w:t>Figure 1</w:t>
      </w:r>
    </w:p>
    <w:p w14:paraId="5B80BB41" w14:textId="77777777" w:rsidR="00D4711E" w:rsidRDefault="00D4711E" w:rsidP="00D4711E">
      <w:pPr>
        <w:spacing w:line="480" w:lineRule="auto"/>
        <w:jc w:val="both"/>
      </w:pPr>
      <w:r w:rsidRPr="00FA42BD">
        <w:t xml:space="preserve">Percent decomposition of initial dry mass of large (gray bars) and small (white bars) mesh bags at </w:t>
      </w:r>
      <w:r>
        <w:t>B</w:t>
      </w:r>
      <w:r w:rsidRPr="00FA42BD">
        <w:t xml:space="preserve">each (left column) and the </w:t>
      </w:r>
      <w:r>
        <w:t>F</w:t>
      </w:r>
      <w:r w:rsidRPr="00FA42BD">
        <w:t xml:space="preserve">orest (right column) in November 2022 (A) and March 2023 (B). Error bars represent mean </w:t>
      </w:r>
      <w:r w:rsidRPr="00FA42BD">
        <w:rPr>
          <w:color w:val="000000"/>
        </w:rPr>
        <w:sym w:font="Symbol" w:char="F0B1"/>
      </w:r>
      <w:r w:rsidRPr="00FA42BD">
        <w:rPr>
          <w:color w:val="000000"/>
        </w:rPr>
        <w:t xml:space="preserve"> SE. Note that </w:t>
      </w:r>
      <w:r w:rsidRPr="00FA42BD">
        <w:t>no values are reported for large mesh bags at the beach in March 2022 due to vandalism, the lack of a bar does not indicate zero decomposition.</w:t>
      </w:r>
    </w:p>
    <w:p w14:paraId="486ABBAD" w14:textId="77777777" w:rsidR="00D85A31" w:rsidRPr="00FA42BD" w:rsidRDefault="00D85A31" w:rsidP="00D4711E">
      <w:pPr>
        <w:spacing w:line="480" w:lineRule="auto"/>
        <w:jc w:val="both"/>
      </w:pPr>
    </w:p>
    <w:p w14:paraId="238CCB8A" w14:textId="1CB502A8" w:rsidR="00CE5094" w:rsidRPr="006C3FAF" w:rsidRDefault="00D85A31" w:rsidP="008104A6">
      <w:pPr>
        <w:spacing w:line="480" w:lineRule="auto"/>
        <w:jc w:val="both"/>
      </w:pPr>
      <w:r w:rsidRPr="006C3FAF">
        <w:t>Figure 2</w:t>
      </w:r>
    </w:p>
    <w:p w14:paraId="69C33375" w14:textId="04841C41" w:rsidR="00CE5094" w:rsidRDefault="00D85A31" w:rsidP="00D85A31">
      <w:pPr>
        <w:spacing w:line="480" w:lineRule="auto"/>
        <w:rPr>
          <w:color w:val="000000"/>
        </w:rPr>
      </w:pPr>
      <w:r w:rsidRPr="00FA42BD">
        <w:t>Mean arthropod abundance in</w:t>
      </w:r>
      <w:r>
        <w:t xml:space="preserve"> large (10 mm) mesh bags</w:t>
      </w:r>
      <w:r w:rsidRPr="00FA42BD">
        <w:t xml:space="preserve"> over sampling period (August and November 2022) in the </w:t>
      </w:r>
      <w:r>
        <w:t>B</w:t>
      </w:r>
      <w:r w:rsidRPr="00FA42BD">
        <w:t xml:space="preserve">each (left column, panels A, C) and the </w:t>
      </w:r>
      <w:r>
        <w:t>F</w:t>
      </w:r>
      <w:r w:rsidRPr="00FA42BD">
        <w:t xml:space="preserve">orest (right column, panels B, D). </w:t>
      </w:r>
      <w:r>
        <w:t xml:space="preserve">Error bars </w:t>
      </w:r>
      <w:r w:rsidRPr="00FA42BD">
        <w:t xml:space="preserve">represent mean </w:t>
      </w:r>
      <w:r w:rsidRPr="00FA42BD">
        <w:rPr>
          <w:color w:val="000000"/>
        </w:rPr>
        <w:sym w:font="Symbol" w:char="F0B1"/>
      </w:r>
      <w:r w:rsidRPr="00FA42BD">
        <w:rPr>
          <w:color w:val="000000"/>
        </w:rPr>
        <w:t xml:space="preserve"> SE.</w:t>
      </w:r>
    </w:p>
    <w:p w14:paraId="1F2C87E5" w14:textId="77777777" w:rsidR="00D85A31" w:rsidRDefault="00D85A31" w:rsidP="00D85A31">
      <w:pPr>
        <w:spacing w:line="480" w:lineRule="auto"/>
      </w:pPr>
    </w:p>
    <w:p w14:paraId="060A81C0" w14:textId="77777777" w:rsidR="007F544F" w:rsidRPr="006C3FAF" w:rsidRDefault="007F544F" w:rsidP="007F544F">
      <w:pPr>
        <w:spacing w:line="480" w:lineRule="auto"/>
        <w:jc w:val="both"/>
      </w:pPr>
      <w:r w:rsidRPr="006C3FAF">
        <w:t>Figure 3</w:t>
      </w:r>
    </w:p>
    <w:p w14:paraId="5C205C38" w14:textId="77777777" w:rsidR="007F544F" w:rsidRPr="00106F4C" w:rsidRDefault="007F544F" w:rsidP="007F544F">
      <w:pPr>
        <w:spacing w:line="480" w:lineRule="auto"/>
        <w:jc w:val="both"/>
      </w:pPr>
      <w:r>
        <w:t>Ammonium (A,B), Nitrate (C,D), and Dissolved Organic Carbon (E,F) content</w:t>
      </w:r>
      <w:r w:rsidRPr="00FA42BD">
        <w:t xml:space="preserve"> (</w:t>
      </w:r>
      <w:r>
        <w:t>mg</w:t>
      </w:r>
      <w:r w:rsidRPr="00FA42BD">
        <w:t>)</w:t>
      </w:r>
      <w:r>
        <w:t xml:space="preserve"> per kg of sediment</w:t>
      </w:r>
      <w:r w:rsidRPr="00FA42BD">
        <w:t xml:space="preserve"> </w:t>
      </w:r>
      <w:r>
        <w:t>over</w:t>
      </w:r>
      <w:r w:rsidRPr="00FA42BD">
        <w:t xml:space="preserve"> sampling periods (August and November 2022, </w:t>
      </w:r>
      <w:proofErr w:type="gramStart"/>
      <w:r w:rsidRPr="00FA42BD">
        <w:t>March</w:t>
      </w:r>
      <w:proofErr w:type="gramEnd"/>
      <w:r w:rsidRPr="00FA42BD">
        <w:t xml:space="preserve"> and August 2023) by site (</w:t>
      </w:r>
      <w:r>
        <w:t>B</w:t>
      </w:r>
      <w:r w:rsidRPr="00FA42BD">
        <w:t>each A,C</w:t>
      </w:r>
      <w:r>
        <w:t xml:space="preserve">,E </w:t>
      </w:r>
      <w:r w:rsidRPr="00FA42BD">
        <w:t xml:space="preserve">and </w:t>
      </w:r>
      <w:r>
        <w:t>F</w:t>
      </w:r>
      <w:r w:rsidRPr="00FA42BD">
        <w:t>orest B,D</w:t>
      </w:r>
      <w:r>
        <w:t>F)</w:t>
      </w:r>
      <w:r w:rsidRPr="00FA42BD">
        <w:t xml:space="preserve">. </w:t>
      </w:r>
      <w:r>
        <w:t xml:space="preserve">Light gray bars represent Control treatments and dark gray bars represent </w:t>
      </w:r>
      <w:r>
        <w:rPr>
          <w:i/>
          <w:iCs/>
        </w:rPr>
        <w:t xml:space="preserve">Sargassum </w:t>
      </w:r>
      <w:r>
        <w:t xml:space="preserve">treatments. </w:t>
      </w:r>
      <w:r w:rsidRPr="00FA42BD">
        <w:t xml:space="preserve">Error bars represent mean </w:t>
      </w:r>
      <w:r w:rsidRPr="00FA42BD">
        <w:rPr>
          <w:color w:val="000000"/>
        </w:rPr>
        <w:sym w:font="Symbol" w:char="F0B1"/>
      </w:r>
      <w:r w:rsidRPr="00FA42BD">
        <w:rPr>
          <w:color w:val="000000"/>
        </w:rPr>
        <w:t xml:space="preserve"> SE. Note that</w:t>
      </w:r>
      <w:r>
        <w:rPr>
          <w:color w:val="000000"/>
        </w:rPr>
        <w:t xml:space="preserve"> no samples were collected at the Beach site in August 2022.</w:t>
      </w:r>
    </w:p>
    <w:p w14:paraId="67A90D35" w14:textId="77777777" w:rsidR="007F544F" w:rsidRDefault="007F544F" w:rsidP="00D85A31">
      <w:pPr>
        <w:spacing w:line="480" w:lineRule="auto"/>
      </w:pPr>
    </w:p>
    <w:p w14:paraId="5F4BE5B7" w14:textId="77777777" w:rsidR="007F544F" w:rsidRPr="006C3FAF" w:rsidRDefault="007F544F" w:rsidP="007F544F">
      <w:pPr>
        <w:spacing w:line="480" w:lineRule="auto"/>
        <w:jc w:val="both"/>
      </w:pPr>
      <w:r w:rsidRPr="006C3FAF">
        <w:t>Figure 4</w:t>
      </w:r>
    </w:p>
    <w:p w14:paraId="7DB885A1" w14:textId="77777777" w:rsidR="007F544F" w:rsidRPr="00FA42BD" w:rsidRDefault="007F544F" w:rsidP="007F544F">
      <w:pPr>
        <w:spacing w:line="480" w:lineRule="auto"/>
        <w:jc w:val="both"/>
        <w:rPr>
          <w:color w:val="000000"/>
        </w:rPr>
      </w:pPr>
      <w:r w:rsidRPr="00FA42BD">
        <w:t>Grams of CO</w:t>
      </w:r>
      <w:r w:rsidRPr="00FA42BD">
        <w:rPr>
          <w:vertAlign w:val="subscript"/>
        </w:rPr>
        <w:t xml:space="preserve">2 </w:t>
      </w:r>
      <w:r w:rsidRPr="00FA42BD">
        <w:t>per m</w:t>
      </w:r>
      <w:r w:rsidRPr="00FA42BD">
        <w:rPr>
          <w:vertAlign w:val="superscript"/>
        </w:rPr>
        <w:t>2</w:t>
      </w:r>
      <w:r w:rsidRPr="00FA42BD">
        <w:t xml:space="preserve"> over an hour in control and </w:t>
      </w:r>
      <w:r w:rsidRPr="007F544F">
        <w:rPr>
          <w:i/>
          <w:iCs/>
        </w:rPr>
        <w:t>Sargassum</w:t>
      </w:r>
      <w:r w:rsidRPr="00FA42BD">
        <w:t xml:space="preserve"> plots at the beach (A) and forest (B) from samples collected with ‘gas collectors’ November 2022. Respirometer CO</w:t>
      </w:r>
      <w:r w:rsidRPr="00FA42BD">
        <w:rPr>
          <w:vertAlign w:val="subscript"/>
        </w:rPr>
        <w:t xml:space="preserve">2  </w:t>
      </w:r>
      <w:r w:rsidRPr="00FA42BD">
        <w:t>(</w:t>
      </w:r>
      <w:r w:rsidRPr="00FA42BD">
        <w:rPr>
          <w:highlight w:val="yellow"/>
        </w:rPr>
        <w:t>units</w:t>
      </w:r>
      <w:r w:rsidRPr="00FA42BD">
        <w:t xml:space="preserve">) readings from beach (C) and forest (D) control and </w:t>
      </w:r>
      <w:r w:rsidRPr="007F544F">
        <w:rPr>
          <w:i/>
          <w:iCs/>
        </w:rPr>
        <w:t>Sargassum</w:t>
      </w:r>
      <w:r w:rsidRPr="00FA42BD">
        <w:t xml:space="preserve"> plot centers (gray bars) and edges (white bars) in August 2023. Error bars represent mean </w:t>
      </w:r>
      <w:r w:rsidRPr="00FA42BD">
        <w:rPr>
          <w:color w:val="000000"/>
        </w:rPr>
        <w:sym w:font="Symbol" w:char="F0B1"/>
      </w:r>
      <w:r w:rsidRPr="00FA42BD">
        <w:rPr>
          <w:color w:val="000000"/>
        </w:rPr>
        <w:t xml:space="preserve"> SE.</w:t>
      </w:r>
    </w:p>
    <w:p w14:paraId="675E3240" w14:textId="77777777" w:rsidR="007F544F" w:rsidRPr="00FA42BD" w:rsidRDefault="007F544F" w:rsidP="00D85A31">
      <w:pPr>
        <w:spacing w:line="480" w:lineRule="auto"/>
      </w:pPr>
    </w:p>
    <w:p w14:paraId="75C02AFC" w14:textId="77777777" w:rsidR="006C3FAF" w:rsidRPr="006C3FAF" w:rsidRDefault="006C3FAF" w:rsidP="006C3FAF">
      <w:pPr>
        <w:spacing w:line="480" w:lineRule="auto"/>
        <w:jc w:val="both"/>
      </w:pPr>
      <w:r w:rsidRPr="006C3FAF">
        <w:t>Figure 5</w:t>
      </w:r>
    </w:p>
    <w:p w14:paraId="683DF7E3" w14:textId="77777777" w:rsidR="006C3FAF" w:rsidRDefault="006C3FAF" w:rsidP="006C3FAF">
      <w:pPr>
        <w:spacing w:line="480" w:lineRule="auto"/>
        <w:jc w:val="both"/>
      </w:pPr>
      <w:r w:rsidRPr="00FA42BD">
        <w:t xml:space="preserve">Mean percent cover of plot interiors over sampling period (August and November 2022, </w:t>
      </w:r>
      <w:proofErr w:type="gramStart"/>
      <w:r w:rsidRPr="00FA42BD">
        <w:t>March</w:t>
      </w:r>
      <w:proofErr w:type="gramEnd"/>
      <w:r w:rsidRPr="00FA42BD">
        <w:t xml:space="preserve"> and August 2023) </w:t>
      </w:r>
      <w:r>
        <w:t xml:space="preserve">at the Beach (A) and Forest (B). Shapes represent grass </w:t>
      </w:r>
      <w:r w:rsidRPr="006C3FAF">
        <w:t>(●)</w:t>
      </w:r>
      <w:r>
        <w:t xml:space="preserve"> and other plants </w:t>
      </w:r>
      <w:r w:rsidRPr="00FA42BD">
        <w:t>(</w:t>
      </w:r>
      <w:r w:rsidRPr="006C3FAF">
        <w:rPr>
          <w:rFonts w:eastAsia="Yu Mincho Light" w:hint="eastAsia"/>
          <w:sz w:val="16"/>
          <w:szCs w:val="16"/>
        </w:rPr>
        <w:t>▲</w:t>
      </w:r>
      <w:r w:rsidRPr="00FA42BD">
        <w:t>)</w:t>
      </w:r>
      <w:r>
        <w:t xml:space="preserve"> and </w:t>
      </w:r>
      <w:r w:rsidRPr="00FA42BD">
        <w:t xml:space="preserve">colors represent control plots  (gray) and </w:t>
      </w:r>
      <w:r w:rsidRPr="007F544F">
        <w:rPr>
          <w:i/>
          <w:iCs/>
        </w:rPr>
        <w:t>Sargassum</w:t>
      </w:r>
      <w:r w:rsidRPr="00FA42BD">
        <w:t xml:space="preserve"> plots (black). </w:t>
      </w:r>
    </w:p>
    <w:p w14:paraId="2C5BA080" w14:textId="77777777" w:rsidR="006C3FAF" w:rsidRPr="00FA42BD" w:rsidRDefault="006C3FAF" w:rsidP="006C3FAF">
      <w:pPr>
        <w:spacing w:line="480" w:lineRule="auto"/>
        <w:jc w:val="both"/>
      </w:pPr>
      <w:r w:rsidRPr="00FA42BD">
        <w:t xml:space="preserve">Error bars represent mean </w:t>
      </w:r>
      <w:r w:rsidRPr="00FA42BD">
        <w:rPr>
          <w:color w:val="000000"/>
        </w:rPr>
        <w:sym w:font="Symbol" w:char="F0B1"/>
      </w:r>
      <w:r w:rsidRPr="00FA42BD">
        <w:rPr>
          <w:color w:val="000000"/>
        </w:rPr>
        <w:t xml:space="preserve"> SE. </w:t>
      </w:r>
      <w:r w:rsidRPr="00FA42BD">
        <w:t>Lower panels show the effect sizes by sampling period associated with the panel above (i.e., panel C effect sizes associated with panel A, and panel D effect sizes are associated panel B). Effect sizes were calculated using Cohen’s d (</w:t>
      </w:r>
      <w:r w:rsidRPr="007F544F">
        <w:rPr>
          <w:i/>
          <w:iCs/>
        </w:rPr>
        <w:t>Sargassum</w:t>
      </w:r>
      <w:r w:rsidRPr="00FA42BD">
        <w:t xml:space="preserve"> vs. </w:t>
      </w:r>
      <w:r>
        <w:t>C</w:t>
      </w:r>
      <w:r w:rsidRPr="00FA42BD">
        <w:t xml:space="preserve">ontrol) for grass  and other plants. </w:t>
      </w:r>
    </w:p>
    <w:p w14:paraId="4023AF1C" w14:textId="77777777" w:rsidR="00CE5094" w:rsidRPr="00FA42BD" w:rsidRDefault="00CE5094" w:rsidP="008104A6">
      <w:pPr>
        <w:spacing w:line="480" w:lineRule="auto"/>
        <w:jc w:val="both"/>
      </w:pPr>
    </w:p>
    <w:p w14:paraId="6990D594" w14:textId="77777777" w:rsidR="00FB3863" w:rsidRPr="00FB3863" w:rsidRDefault="00FB3863" w:rsidP="00FB3863">
      <w:pPr>
        <w:spacing w:line="480" w:lineRule="auto"/>
        <w:jc w:val="both"/>
      </w:pPr>
      <w:r w:rsidRPr="00FB3863">
        <w:t>Figure 6</w:t>
      </w:r>
    </w:p>
    <w:p w14:paraId="321BB702" w14:textId="48F8100F" w:rsidR="00CE5094" w:rsidRDefault="00FB3863" w:rsidP="008104A6">
      <w:pPr>
        <w:spacing w:line="480" w:lineRule="auto"/>
        <w:jc w:val="both"/>
      </w:pPr>
      <w:r w:rsidRPr="00FA42BD">
        <w:t>Mean percent cover of plot perimeter over sampling period (August 2022</w:t>
      </w:r>
      <w:r>
        <w:t xml:space="preserve"> and</w:t>
      </w:r>
      <w:r w:rsidRPr="00FA42BD">
        <w:t xml:space="preserve"> August 2023) at the </w:t>
      </w:r>
      <w:r>
        <w:t>B</w:t>
      </w:r>
      <w:r w:rsidRPr="00FA42BD">
        <w:t xml:space="preserve">each (A) and </w:t>
      </w:r>
      <w:r>
        <w:t>F</w:t>
      </w:r>
      <w:r w:rsidRPr="00FA42BD">
        <w:t>orest (B). Shapes represent grass</w:t>
      </w:r>
      <w:r>
        <w:t xml:space="preserve"> </w:t>
      </w:r>
      <w:r w:rsidRPr="00FA42BD">
        <w:t>(</w:t>
      </w:r>
      <w:r w:rsidRPr="00FB3863">
        <w:rPr>
          <w:rFonts w:eastAsia="Yu Gothic Light" w:hint="eastAsia"/>
          <w:sz w:val="16"/>
          <w:szCs w:val="16"/>
        </w:rPr>
        <w:t>●</w:t>
      </w:r>
      <w:r w:rsidRPr="00FA42BD">
        <w:t>)  and other plants (</w:t>
      </w:r>
      <w:r w:rsidRPr="00FB3863">
        <w:rPr>
          <w:rFonts w:eastAsia="Yu Mincho Light" w:hint="eastAsia"/>
          <w:sz w:val="16"/>
          <w:szCs w:val="16"/>
        </w:rPr>
        <w:t>▲</w:t>
      </w:r>
      <w:r w:rsidRPr="00FA42BD">
        <w:t xml:space="preserve">) and colors represent control plots  (gray) and </w:t>
      </w:r>
      <w:r w:rsidRPr="00FB3863">
        <w:rPr>
          <w:i/>
          <w:iCs/>
        </w:rPr>
        <w:t>Sargassum</w:t>
      </w:r>
      <w:r w:rsidRPr="00FA42BD">
        <w:t xml:space="preserve"> plots (black). Error bars represent mean </w:t>
      </w:r>
      <w:r w:rsidRPr="00FA42BD">
        <w:rPr>
          <w:color w:val="000000"/>
        </w:rPr>
        <w:sym w:font="Symbol" w:char="F0B1"/>
      </w:r>
      <w:r w:rsidRPr="00FA42BD">
        <w:rPr>
          <w:color w:val="000000"/>
        </w:rPr>
        <w:t xml:space="preserve"> SE. </w:t>
      </w:r>
      <w:r w:rsidRPr="00FA42BD">
        <w:t xml:space="preserve">Lower panels show the effect sizes by sampling period associated with the panel above (i.e., panel C effect sizes </w:t>
      </w:r>
      <w:r>
        <w:t xml:space="preserve">are </w:t>
      </w:r>
      <w:r w:rsidRPr="00FA42BD">
        <w:t>associated with panel A, and panel D effect sizes are associated panel B). Effect sizes were calculated using Cohen’s d (</w:t>
      </w:r>
      <w:r w:rsidRPr="00FB3863">
        <w:rPr>
          <w:i/>
          <w:iCs/>
        </w:rPr>
        <w:t>Sargassum</w:t>
      </w:r>
      <w:r w:rsidRPr="00FA42BD">
        <w:t xml:space="preserve"> vs. </w:t>
      </w:r>
      <w:r>
        <w:t>C</w:t>
      </w:r>
      <w:r w:rsidRPr="00FA42BD">
        <w:t>ontrol) for grass</w:t>
      </w:r>
      <w:r>
        <w:t xml:space="preserve"> </w:t>
      </w:r>
      <w:r w:rsidRPr="00FA42BD">
        <w:t>(</w:t>
      </w:r>
      <w:r w:rsidRPr="00FB3863">
        <w:rPr>
          <w:rFonts w:eastAsia="Yu Gothic Light" w:hint="eastAsia"/>
          <w:sz w:val="16"/>
          <w:szCs w:val="16"/>
        </w:rPr>
        <w:t>●</w:t>
      </w:r>
      <w:r w:rsidRPr="00FA42BD">
        <w:t>) and other plants</w:t>
      </w:r>
      <w:r>
        <w:t xml:space="preserve"> </w:t>
      </w:r>
      <w:r w:rsidRPr="00FA42BD">
        <w:t>(</w:t>
      </w:r>
      <w:r w:rsidRPr="00FB3863">
        <w:rPr>
          <w:rFonts w:eastAsia="Yu Mincho Light" w:hint="eastAsia"/>
          <w:sz w:val="16"/>
          <w:szCs w:val="16"/>
        </w:rPr>
        <w:t>▲</w:t>
      </w:r>
      <w:r w:rsidRPr="00FA42BD">
        <w:t>)</w:t>
      </w:r>
      <w:r>
        <w:t>.</w:t>
      </w:r>
    </w:p>
    <w:p w14:paraId="16F2A44C" w14:textId="77777777" w:rsidR="00A4208F" w:rsidRDefault="00A4208F" w:rsidP="008104A6">
      <w:pPr>
        <w:spacing w:line="480" w:lineRule="auto"/>
        <w:jc w:val="both"/>
      </w:pPr>
    </w:p>
    <w:p w14:paraId="112F020C" w14:textId="77777777" w:rsidR="00A4208F" w:rsidRPr="00A4208F" w:rsidRDefault="00A4208F" w:rsidP="00A4208F">
      <w:pPr>
        <w:spacing w:line="480" w:lineRule="auto"/>
      </w:pPr>
      <w:r w:rsidRPr="00A4208F">
        <w:t>Figure 7</w:t>
      </w:r>
    </w:p>
    <w:p w14:paraId="536E4B84" w14:textId="77777777" w:rsidR="00A4208F" w:rsidRPr="00FB3863" w:rsidRDefault="00A4208F" w:rsidP="00A4208F">
      <w:pPr>
        <w:spacing w:line="480" w:lineRule="auto"/>
        <w:rPr>
          <w:color w:val="000000"/>
        </w:rPr>
      </w:pPr>
      <w:r w:rsidRPr="00FA42BD">
        <w:t>Mean crawling arthropod abundance</w:t>
      </w:r>
      <w:r>
        <w:t xml:space="preserve"> </w:t>
      </w:r>
      <w:r w:rsidRPr="00FA42BD">
        <w:t xml:space="preserve">in pitfall traps over sampling period (August and November 2022, and </w:t>
      </w:r>
      <w:r>
        <w:t>March</w:t>
      </w:r>
      <w:r w:rsidRPr="00FA42BD">
        <w:t xml:space="preserve"> 2023) in the </w:t>
      </w:r>
      <w:r>
        <w:t>B</w:t>
      </w:r>
      <w:r w:rsidRPr="00FA42BD">
        <w:t>each (</w:t>
      </w:r>
      <w:r>
        <w:t>top row</w:t>
      </w:r>
      <w:r w:rsidRPr="00FA42BD">
        <w:t xml:space="preserve">, panels A, </w:t>
      </w:r>
      <w:r>
        <w:t>B</w:t>
      </w:r>
      <w:r w:rsidRPr="00FA42BD">
        <w:t xml:space="preserve">) and the </w:t>
      </w:r>
      <w:r>
        <w:t>F</w:t>
      </w:r>
      <w:r w:rsidRPr="00FA42BD">
        <w:t>orest (</w:t>
      </w:r>
      <w:r>
        <w:t>middle row</w:t>
      </w:r>
      <w:r w:rsidRPr="00FA42BD">
        <w:t xml:space="preserve">, panels </w:t>
      </w:r>
      <w:r>
        <w:t>C,D</w:t>
      </w:r>
      <w:r w:rsidRPr="00FA42BD">
        <w:t>). Arthropod abundances are separated by controls (</w:t>
      </w:r>
      <w:r>
        <w:t xml:space="preserve">left column, panels </w:t>
      </w:r>
      <w:r w:rsidRPr="00FA42BD">
        <w:t>A,</w:t>
      </w:r>
      <w:r>
        <w:t xml:space="preserve"> C)</w:t>
      </w:r>
      <w:r w:rsidRPr="00FA42BD">
        <w:t xml:space="preserve"> and </w:t>
      </w:r>
      <w:r w:rsidRPr="00A4208F">
        <w:rPr>
          <w:i/>
          <w:iCs/>
        </w:rPr>
        <w:t>Sargassum</w:t>
      </w:r>
      <w:r w:rsidRPr="00FA42BD">
        <w:t xml:space="preserve"> (</w:t>
      </w:r>
      <w:r>
        <w:t>right column, panels B</w:t>
      </w:r>
      <w:r w:rsidRPr="00FA42BD">
        <w:t xml:space="preserve">, D). Effect size plots are associated with plots above (i.e., panel E effect </w:t>
      </w:r>
      <w:r w:rsidRPr="00FA42BD">
        <w:lastRenderedPageBreak/>
        <w:t xml:space="preserve">sizes are associated with panels A and </w:t>
      </w:r>
      <w:r>
        <w:t>B</w:t>
      </w:r>
      <w:r w:rsidRPr="00FA42BD">
        <w:t xml:space="preserve">, panel F effect sizes are associated with panels </w:t>
      </w:r>
      <w:r>
        <w:t>C</w:t>
      </w:r>
      <w:r w:rsidRPr="00FA42BD">
        <w:t xml:space="preserve"> and D). Effect sizes were calculated using Cohen’s d (</w:t>
      </w:r>
      <w:r>
        <w:t>Sargassum</w:t>
      </w:r>
      <w:r w:rsidRPr="00FA42BD">
        <w:t xml:space="preserve"> vs. </w:t>
      </w:r>
      <w:r>
        <w:t>C</w:t>
      </w:r>
      <w:r w:rsidRPr="00FA42BD">
        <w:t>ontrol). Shapes represent Amphipoda (</w:t>
      </w:r>
      <w:r w:rsidRPr="00A4208F">
        <w:rPr>
          <w:rFonts w:eastAsia="Yu Gothic Light" w:hint="eastAsia"/>
          <w:sz w:val="16"/>
          <w:szCs w:val="16"/>
        </w:rPr>
        <w:t>●</w:t>
      </w:r>
      <w:r w:rsidRPr="00FA42BD">
        <w:t>), Arachnida (</w:t>
      </w:r>
      <w:r w:rsidRPr="00A4208F">
        <w:rPr>
          <w:rFonts w:eastAsia="Yu Mincho Light" w:hint="eastAsia"/>
          <w:sz w:val="16"/>
          <w:szCs w:val="16"/>
        </w:rPr>
        <w:t>▲</w:t>
      </w:r>
      <w:r w:rsidRPr="00FA42BD">
        <w:t>), and Hymenoptera (</w:t>
      </w:r>
      <w:r w:rsidRPr="00A4208F">
        <w:rPr>
          <w:rFonts w:eastAsia="Yu Gothic Light" w:hint="eastAsia"/>
          <w:sz w:val="16"/>
          <w:szCs w:val="16"/>
        </w:rPr>
        <w:t>■</w:t>
      </w:r>
      <w:r w:rsidRPr="00FA42BD">
        <w:t xml:space="preserve">) and error bars represent mean </w:t>
      </w:r>
      <w:r w:rsidRPr="00FA42BD">
        <w:rPr>
          <w:color w:val="000000"/>
        </w:rPr>
        <w:sym w:font="Symbol" w:char="F0B1"/>
      </w:r>
      <w:r w:rsidRPr="00FA42BD">
        <w:rPr>
          <w:color w:val="000000"/>
        </w:rPr>
        <w:t xml:space="preserve"> SE.</w:t>
      </w:r>
    </w:p>
    <w:p w14:paraId="122BF470" w14:textId="77777777" w:rsidR="00A4208F" w:rsidRDefault="00A4208F" w:rsidP="00A4208F">
      <w:pPr>
        <w:spacing w:line="480" w:lineRule="auto"/>
      </w:pPr>
    </w:p>
    <w:p w14:paraId="5F9BDBE9" w14:textId="1D138D99" w:rsidR="00A4208F" w:rsidRPr="00A4208F" w:rsidRDefault="00A4208F" w:rsidP="00A4208F">
      <w:pPr>
        <w:spacing w:line="480" w:lineRule="auto"/>
      </w:pPr>
      <w:r w:rsidRPr="00A4208F">
        <w:t xml:space="preserve">Figure </w:t>
      </w:r>
      <w:r>
        <w:t>8</w:t>
      </w:r>
    </w:p>
    <w:p w14:paraId="79505368" w14:textId="77777777" w:rsidR="00A4208F" w:rsidRPr="00FB3863" w:rsidRDefault="00A4208F" w:rsidP="00A4208F">
      <w:pPr>
        <w:spacing w:line="480" w:lineRule="auto"/>
        <w:rPr>
          <w:color w:val="000000"/>
        </w:rPr>
      </w:pPr>
      <w:r w:rsidRPr="00FA42BD">
        <w:t xml:space="preserve">Mean </w:t>
      </w:r>
      <w:r>
        <w:t>flying</w:t>
      </w:r>
      <w:r w:rsidRPr="00FA42BD">
        <w:t xml:space="preserve"> arthropod abundance</w:t>
      </w:r>
      <w:r>
        <w:t xml:space="preserve"> </w:t>
      </w:r>
      <w:r w:rsidRPr="00FA42BD">
        <w:t xml:space="preserve">in pitfall traps over sampling period (August and November 2022, and </w:t>
      </w:r>
      <w:r>
        <w:t>March</w:t>
      </w:r>
      <w:r w:rsidRPr="00FA42BD">
        <w:t xml:space="preserve"> 2023) in the </w:t>
      </w:r>
      <w:r>
        <w:t>B</w:t>
      </w:r>
      <w:r w:rsidRPr="00FA42BD">
        <w:t>each (</w:t>
      </w:r>
      <w:r>
        <w:t>top row</w:t>
      </w:r>
      <w:r w:rsidRPr="00FA42BD">
        <w:t xml:space="preserve">, panels A, </w:t>
      </w:r>
      <w:r>
        <w:t>B</w:t>
      </w:r>
      <w:r w:rsidRPr="00FA42BD">
        <w:t xml:space="preserve">) and the </w:t>
      </w:r>
      <w:r>
        <w:t>F</w:t>
      </w:r>
      <w:r w:rsidRPr="00FA42BD">
        <w:t>orest (</w:t>
      </w:r>
      <w:r>
        <w:t>middle row</w:t>
      </w:r>
      <w:r w:rsidRPr="00FA42BD">
        <w:t xml:space="preserve">, panels </w:t>
      </w:r>
      <w:r>
        <w:t>C,D</w:t>
      </w:r>
      <w:r w:rsidRPr="00FA42BD">
        <w:t>). Arthropod abundances are separated by controls (</w:t>
      </w:r>
      <w:r>
        <w:t xml:space="preserve">left column, panels </w:t>
      </w:r>
      <w:r w:rsidRPr="00FA42BD">
        <w:t>A,</w:t>
      </w:r>
      <w:r>
        <w:t xml:space="preserve"> C)</w:t>
      </w:r>
      <w:r w:rsidRPr="00FA42BD">
        <w:t xml:space="preserve"> and </w:t>
      </w:r>
      <w:r w:rsidRPr="00A4208F">
        <w:rPr>
          <w:i/>
          <w:iCs/>
        </w:rPr>
        <w:t>Sargassum</w:t>
      </w:r>
      <w:r w:rsidRPr="00FA42BD">
        <w:t xml:space="preserve"> (</w:t>
      </w:r>
      <w:r>
        <w:t>right column, panels B</w:t>
      </w:r>
      <w:r w:rsidRPr="00FA42BD">
        <w:t xml:space="preserve">, D). Effect size plots are associated with plots above (i.e., panel E effect sizes are associated with panels A and </w:t>
      </w:r>
      <w:r>
        <w:t>B</w:t>
      </w:r>
      <w:r w:rsidRPr="00FA42BD">
        <w:t xml:space="preserve">, panel F effect sizes are associated with panels </w:t>
      </w:r>
      <w:r>
        <w:t>C</w:t>
      </w:r>
      <w:r w:rsidRPr="00FA42BD">
        <w:t xml:space="preserve"> and D). Effect sizes were calculated using Cohen’s d (</w:t>
      </w:r>
      <w:r>
        <w:t>Sargassum</w:t>
      </w:r>
      <w:r w:rsidRPr="00FA42BD">
        <w:t xml:space="preserve"> vs. </w:t>
      </w:r>
      <w:r>
        <w:t>C</w:t>
      </w:r>
      <w:r w:rsidRPr="00FA42BD">
        <w:t>ontrol). Shapes represent Amphipoda (</w:t>
      </w:r>
      <w:r w:rsidRPr="00A4208F">
        <w:rPr>
          <w:rFonts w:eastAsia="Yu Gothic Light" w:hint="eastAsia"/>
          <w:sz w:val="16"/>
          <w:szCs w:val="16"/>
        </w:rPr>
        <w:t>●</w:t>
      </w:r>
      <w:r w:rsidRPr="00FA42BD">
        <w:t>), Arachnida (</w:t>
      </w:r>
      <w:r w:rsidRPr="00A4208F">
        <w:rPr>
          <w:rFonts w:eastAsia="Yu Mincho Light" w:hint="eastAsia"/>
          <w:sz w:val="16"/>
          <w:szCs w:val="16"/>
        </w:rPr>
        <w:t>▲</w:t>
      </w:r>
      <w:r w:rsidRPr="00FA42BD">
        <w:t>), and Hymenoptera (</w:t>
      </w:r>
      <w:r w:rsidRPr="00A4208F">
        <w:rPr>
          <w:rFonts w:eastAsia="Yu Gothic Light" w:hint="eastAsia"/>
          <w:sz w:val="16"/>
          <w:szCs w:val="16"/>
        </w:rPr>
        <w:t>■</w:t>
      </w:r>
      <w:r w:rsidRPr="00FA42BD">
        <w:t xml:space="preserve">) and error bars represent mean </w:t>
      </w:r>
      <w:r w:rsidRPr="00FA42BD">
        <w:rPr>
          <w:color w:val="000000"/>
        </w:rPr>
        <w:sym w:font="Symbol" w:char="F0B1"/>
      </w:r>
      <w:r w:rsidRPr="00FA42BD">
        <w:rPr>
          <w:color w:val="000000"/>
        </w:rPr>
        <w:t xml:space="preserve"> SE.</w:t>
      </w:r>
    </w:p>
    <w:p w14:paraId="355A9BC5" w14:textId="77777777" w:rsidR="00CE5094" w:rsidRPr="00FA42BD" w:rsidRDefault="00CE5094" w:rsidP="008104A6">
      <w:pPr>
        <w:spacing w:line="480" w:lineRule="auto"/>
        <w:rPr>
          <w:color w:val="000000"/>
        </w:rPr>
      </w:pPr>
    </w:p>
    <w:p w14:paraId="7644527F" w14:textId="77777777" w:rsidR="00CE5094" w:rsidRPr="00FA42BD" w:rsidRDefault="00CE5094" w:rsidP="008104A6">
      <w:pPr>
        <w:spacing w:line="480" w:lineRule="auto"/>
        <w:rPr>
          <w:b/>
          <w:bCs/>
        </w:rPr>
      </w:pPr>
      <w:r w:rsidRPr="00FA42BD">
        <w:rPr>
          <w:b/>
          <w:bCs/>
        </w:rPr>
        <w:t>Supplementary Figure 1</w:t>
      </w:r>
    </w:p>
    <w:p w14:paraId="361DCED1" w14:textId="6673C6ED" w:rsidR="00CE5094" w:rsidRPr="00FA42BD" w:rsidRDefault="00CE5094" w:rsidP="008104A6">
      <w:pPr>
        <w:spacing w:line="480" w:lineRule="auto"/>
        <w:rPr>
          <w:color w:val="000000"/>
        </w:rPr>
      </w:pPr>
      <w:r w:rsidRPr="00FA42BD">
        <w:t xml:space="preserve">Percent cover of grass (light gray bars) and other plants (dark gray bars) over sampling periods (August 2022, November 2022, and March 2023). </w:t>
      </w:r>
      <w:r w:rsidR="005859EA" w:rsidRPr="00A4208F">
        <w:rPr>
          <w:i/>
          <w:iCs/>
        </w:rPr>
        <w:t>Sargassum</w:t>
      </w:r>
      <w:r w:rsidRPr="00FA42BD">
        <w:t xml:space="preserve"> treatment panels (A) include beach (left column) and forest (right column). Control treatment panels (B) include beach (left column) and forest (right column). Panel rows indicate distance from treatment plots (0m, 0.75m, and 1.5m). Error bars represent mean </w:t>
      </w:r>
      <w:r w:rsidRPr="00FA42BD">
        <w:rPr>
          <w:color w:val="000000"/>
        </w:rPr>
        <w:sym w:font="Symbol" w:char="F0B1"/>
      </w:r>
      <w:r w:rsidRPr="00FA42BD">
        <w:rPr>
          <w:color w:val="000000"/>
        </w:rPr>
        <w:t xml:space="preserve"> SE.</w:t>
      </w:r>
    </w:p>
    <w:p w14:paraId="30940B5B" w14:textId="77777777" w:rsidR="00CE5094" w:rsidRPr="00FA42BD" w:rsidRDefault="00CE5094" w:rsidP="008104A6">
      <w:pPr>
        <w:spacing w:line="480" w:lineRule="auto"/>
        <w:rPr>
          <w:color w:val="000000"/>
        </w:rPr>
      </w:pPr>
    </w:p>
    <w:p w14:paraId="3A847D52" w14:textId="77777777" w:rsidR="00CE5094" w:rsidRPr="00FA42BD" w:rsidRDefault="00CE5094" w:rsidP="008104A6">
      <w:pPr>
        <w:spacing w:line="480" w:lineRule="auto"/>
        <w:rPr>
          <w:b/>
          <w:bCs/>
        </w:rPr>
      </w:pPr>
      <w:r w:rsidRPr="00FA42BD">
        <w:rPr>
          <w:b/>
          <w:bCs/>
        </w:rPr>
        <w:t>Supplementary Figure 2</w:t>
      </w:r>
    </w:p>
    <w:p w14:paraId="07C895C6" w14:textId="15528F50" w:rsidR="00CE5094" w:rsidRPr="00FA42BD" w:rsidRDefault="00CE5094" w:rsidP="008104A6">
      <w:pPr>
        <w:spacing w:line="480" w:lineRule="auto"/>
      </w:pPr>
      <w:r w:rsidRPr="00FA42BD">
        <w:t xml:space="preserve">Proportion of cover categories in plot interiors over sampling periods 1 (August 2022), 2 (November 2022), 3 (March 2023), and 4 (August 2023) in the beach site. Columns designate </w:t>
      </w:r>
      <w:r w:rsidRPr="00FA42BD">
        <w:lastRenderedPageBreak/>
        <w:t xml:space="preserve">treatment type (left is control and right </w:t>
      </w:r>
      <w:proofErr w:type="gramStart"/>
      <w:r w:rsidRPr="00FA42BD">
        <w:t>is</w:t>
      </w:r>
      <w:proofErr w:type="gramEnd"/>
      <w:r w:rsidRPr="00FA42BD">
        <w:t xml:space="preserve"> </w:t>
      </w:r>
      <w:del w:id="14" w:author="Jeremy Long" w:date="2023-11-12T16:06:00Z">
        <w:r w:rsidRPr="00FA42BD" w:rsidDel="005859EA">
          <w:delText>sargasso</w:delText>
        </w:r>
      </w:del>
      <w:ins w:id="15" w:author="Jeremy Long" w:date="2023-11-12T16:06:00Z">
        <w:r w:rsidR="005859EA">
          <w:t>Sargassum</w:t>
        </w:r>
      </w:ins>
      <w:r w:rsidRPr="00FA42BD">
        <w:t>) and rows represent treatment block.</w:t>
      </w:r>
    </w:p>
    <w:p w14:paraId="35267E62" w14:textId="77777777" w:rsidR="00CE5094" w:rsidRPr="00FA42BD" w:rsidRDefault="00CE5094" w:rsidP="008104A6">
      <w:pPr>
        <w:spacing w:line="480" w:lineRule="auto"/>
      </w:pPr>
    </w:p>
    <w:p w14:paraId="20CB4AF2" w14:textId="77777777" w:rsidR="00CE5094" w:rsidRPr="00FA42BD" w:rsidRDefault="00CE5094" w:rsidP="008104A6">
      <w:pPr>
        <w:spacing w:line="480" w:lineRule="auto"/>
        <w:rPr>
          <w:b/>
          <w:bCs/>
        </w:rPr>
      </w:pPr>
      <w:r w:rsidRPr="00FA42BD">
        <w:rPr>
          <w:b/>
          <w:bCs/>
        </w:rPr>
        <w:t>Supplementary Figure 3</w:t>
      </w:r>
    </w:p>
    <w:p w14:paraId="3206FB7C" w14:textId="1B50AF9B" w:rsidR="00CE5094" w:rsidRPr="00FA42BD" w:rsidRDefault="00CE5094" w:rsidP="008104A6">
      <w:pPr>
        <w:spacing w:line="480" w:lineRule="auto"/>
      </w:pPr>
      <w:r w:rsidRPr="00FA42BD">
        <w:t xml:space="preserve">Proportion of cover categories in plot interiors over sampling periods 1 (August 2022), 2 (November 2022), 3 (March 2023), and 4 (August 2023) in the forest site. Columns designate treatment type (left is control and right </w:t>
      </w:r>
      <w:proofErr w:type="gramStart"/>
      <w:r w:rsidRPr="00FA42BD">
        <w:t>is</w:t>
      </w:r>
      <w:proofErr w:type="gramEnd"/>
      <w:r w:rsidRPr="00FA42BD">
        <w:t xml:space="preserve"> </w:t>
      </w:r>
      <w:del w:id="16" w:author="Jeremy Long" w:date="2023-11-12T16:06:00Z">
        <w:r w:rsidRPr="00FA42BD" w:rsidDel="005859EA">
          <w:delText>sargasso</w:delText>
        </w:r>
      </w:del>
      <w:ins w:id="17" w:author="Jeremy Long" w:date="2023-11-12T16:06:00Z">
        <w:r w:rsidR="005859EA">
          <w:t>Sargassum</w:t>
        </w:r>
      </w:ins>
      <w:r w:rsidRPr="00FA42BD">
        <w:t>) and rows represent treatment block.</w:t>
      </w:r>
    </w:p>
    <w:p w14:paraId="50EA8828" w14:textId="77777777" w:rsidR="00CE5094" w:rsidRPr="00FA42BD" w:rsidRDefault="00CE5094" w:rsidP="008104A6">
      <w:pPr>
        <w:spacing w:line="480" w:lineRule="auto"/>
      </w:pPr>
    </w:p>
    <w:p w14:paraId="507644A4" w14:textId="77777777" w:rsidR="00CE5094" w:rsidRPr="00FA42BD" w:rsidRDefault="00CE5094" w:rsidP="008104A6">
      <w:pPr>
        <w:spacing w:line="480" w:lineRule="auto"/>
        <w:rPr>
          <w:b/>
          <w:bCs/>
        </w:rPr>
      </w:pPr>
      <w:r w:rsidRPr="00FA42BD">
        <w:rPr>
          <w:b/>
          <w:bCs/>
        </w:rPr>
        <w:t>Supplementary Figure 4</w:t>
      </w:r>
    </w:p>
    <w:p w14:paraId="643426CF" w14:textId="016D81FD" w:rsidR="00CE5094" w:rsidRPr="00FA42BD" w:rsidRDefault="00CE5094" w:rsidP="008104A6">
      <w:pPr>
        <w:spacing w:line="480" w:lineRule="auto"/>
      </w:pPr>
      <w:r w:rsidRPr="00FA42BD">
        <w:t xml:space="preserve">Proportion of cover categories in plot perimeter over sampling periods 1 (August 2022), 2 (November 2022), 3 (March 2023), and 4 (August 2023) in the beach site. Columns designate treatment type (left is control and right </w:t>
      </w:r>
      <w:proofErr w:type="gramStart"/>
      <w:r w:rsidRPr="00FA42BD">
        <w:t>is</w:t>
      </w:r>
      <w:proofErr w:type="gramEnd"/>
      <w:r w:rsidRPr="00FA42BD">
        <w:t xml:space="preserve"> </w:t>
      </w:r>
      <w:del w:id="18" w:author="Jeremy Long" w:date="2023-11-12T16:06:00Z">
        <w:r w:rsidRPr="00FA42BD" w:rsidDel="005859EA">
          <w:delText>sargasso</w:delText>
        </w:r>
      </w:del>
      <w:ins w:id="19" w:author="Jeremy Long" w:date="2023-11-12T16:06:00Z">
        <w:r w:rsidR="005859EA">
          <w:t>Sargassum</w:t>
        </w:r>
      </w:ins>
      <w:r w:rsidRPr="00FA42BD">
        <w:t>) and rows represent treatment block.</w:t>
      </w:r>
    </w:p>
    <w:p w14:paraId="3FC1CE3B" w14:textId="77777777" w:rsidR="00CE5094" w:rsidRPr="00FA42BD" w:rsidRDefault="00CE5094" w:rsidP="008104A6">
      <w:pPr>
        <w:spacing w:line="480" w:lineRule="auto"/>
      </w:pPr>
    </w:p>
    <w:p w14:paraId="09119104" w14:textId="77777777" w:rsidR="00CE5094" w:rsidRPr="00FA42BD" w:rsidRDefault="00CE5094" w:rsidP="008104A6">
      <w:pPr>
        <w:spacing w:line="480" w:lineRule="auto"/>
        <w:rPr>
          <w:b/>
          <w:bCs/>
        </w:rPr>
      </w:pPr>
      <w:r w:rsidRPr="00FA42BD">
        <w:rPr>
          <w:b/>
          <w:bCs/>
        </w:rPr>
        <w:t>Supplementary Figure 5</w:t>
      </w:r>
    </w:p>
    <w:p w14:paraId="01F5094B" w14:textId="61206E9F" w:rsidR="00CE5094" w:rsidRPr="00FA42BD" w:rsidRDefault="00CE5094" w:rsidP="008104A6">
      <w:pPr>
        <w:spacing w:line="480" w:lineRule="auto"/>
      </w:pPr>
      <w:r w:rsidRPr="00FA42BD">
        <w:t xml:space="preserve">Proportion of cover categories in plot perimeter over sampling periods 1 (August 2022), 2 (November 2022), 3 (March 2023), and 4 (August 2023) in the forest site. Columns designate treatment type (left is control and right </w:t>
      </w:r>
      <w:proofErr w:type="gramStart"/>
      <w:r w:rsidRPr="00FA42BD">
        <w:t>is</w:t>
      </w:r>
      <w:proofErr w:type="gramEnd"/>
      <w:r w:rsidRPr="00FA42BD">
        <w:t xml:space="preserve"> </w:t>
      </w:r>
      <w:del w:id="20" w:author="Jeremy Long" w:date="2023-11-12T16:06:00Z">
        <w:r w:rsidRPr="00FA42BD" w:rsidDel="005859EA">
          <w:delText>sargasso</w:delText>
        </w:r>
      </w:del>
      <w:ins w:id="21" w:author="Jeremy Long" w:date="2023-11-12T16:06:00Z">
        <w:r w:rsidR="005859EA">
          <w:t>Sargassum</w:t>
        </w:r>
      </w:ins>
      <w:r w:rsidRPr="00FA42BD">
        <w:t>) and rows represent treatment block.</w:t>
      </w:r>
    </w:p>
    <w:p w14:paraId="45900A15" w14:textId="77777777" w:rsidR="00CE5094" w:rsidRPr="00FA42BD" w:rsidRDefault="00CE5094" w:rsidP="008104A6">
      <w:pPr>
        <w:spacing w:line="480" w:lineRule="auto"/>
        <w:rPr>
          <w:b/>
          <w:bCs/>
        </w:rPr>
      </w:pPr>
    </w:p>
    <w:p w14:paraId="0BF14738" w14:textId="77777777" w:rsidR="00BA4FB6" w:rsidRDefault="00BA4FB6" w:rsidP="008104A6">
      <w:pPr>
        <w:spacing w:line="480" w:lineRule="auto"/>
        <w:rPr>
          <w:b/>
          <w:bCs/>
        </w:rPr>
      </w:pPr>
    </w:p>
    <w:p w14:paraId="62DB0B47" w14:textId="77777777" w:rsidR="00BA4FB6" w:rsidRDefault="00BA4FB6" w:rsidP="008104A6">
      <w:pPr>
        <w:spacing w:line="480" w:lineRule="auto"/>
        <w:rPr>
          <w:b/>
          <w:bCs/>
        </w:rPr>
      </w:pPr>
    </w:p>
    <w:p w14:paraId="6FEC659F" w14:textId="77777777" w:rsidR="00BA4FB6" w:rsidRDefault="00BA4FB6" w:rsidP="008104A6">
      <w:pPr>
        <w:spacing w:line="480" w:lineRule="auto"/>
        <w:rPr>
          <w:b/>
          <w:bCs/>
        </w:rPr>
      </w:pPr>
    </w:p>
    <w:p w14:paraId="46875F95" w14:textId="77777777" w:rsidR="00BA4FB6" w:rsidRDefault="00BA4FB6" w:rsidP="008104A6">
      <w:pPr>
        <w:spacing w:line="480" w:lineRule="auto"/>
        <w:rPr>
          <w:b/>
          <w:bCs/>
        </w:rPr>
      </w:pPr>
    </w:p>
    <w:p w14:paraId="0E96226F" w14:textId="77777777" w:rsidR="00BA4FB6" w:rsidRDefault="00BA4FB6" w:rsidP="008104A6">
      <w:pPr>
        <w:spacing w:line="480" w:lineRule="auto"/>
        <w:rPr>
          <w:b/>
          <w:bCs/>
        </w:rPr>
      </w:pPr>
    </w:p>
    <w:p w14:paraId="3A264BBE" w14:textId="77777777" w:rsidR="00BA4FB6" w:rsidRDefault="00BA4FB6" w:rsidP="008104A6">
      <w:pPr>
        <w:spacing w:line="480" w:lineRule="auto"/>
        <w:rPr>
          <w:b/>
          <w:bCs/>
        </w:rPr>
      </w:pPr>
    </w:p>
    <w:p w14:paraId="00ACDCC4" w14:textId="77777777" w:rsidR="00BA4FB6" w:rsidRDefault="00BA4FB6" w:rsidP="008104A6">
      <w:pPr>
        <w:spacing w:line="480" w:lineRule="auto"/>
        <w:rPr>
          <w:b/>
          <w:bCs/>
        </w:rPr>
      </w:pPr>
    </w:p>
    <w:p w14:paraId="5F4EB6B8" w14:textId="77777777" w:rsidR="00BA4FB6" w:rsidRDefault="00BA4FB6" w:rsidP="008104A6">
      <w:pPr>
        <w:spacing w:line="480" w:lineRule="auto"/>
        <w:rPr>
          <w:b/>
          <w:bCs/>
        </w:rPr>
      </w:pPr>
    </w:p>
    <w:p w14:paraId="4702F586" w14:textId="77777777" w:rsidR="00BA4FB6" w:rsidRDefault="00BA4FB6" w:rsidP="008104A6">
      <w:pPr>
        <w:spacing w:line="480" w:lineRule="auto"/>
        <w:rPr>
          <w:b/>
          <w:bCs/>
        </w:rPr>
      </w:pPr>
    </w:p>
    <w:p w14:paraId="146E7627" w14:textId="77777777" w:rsidR="00BA4FB6" w:rsidRDefault="00BA4FB6" w:rsidP="008104A6">
      <w:pPr>
        <w:spacing w:line="480" w:lineRule="auto"/>
        <w:rPr>
          <w:b/>
          <w:bCs/>
        </w:rPr>
      </w:pPr>
    </w:p>
    <w:p w14:paraId="5016379B" w14:textId="77777777" w:rsidR="00BA4FB6" w:rsidRDefault="00BA4FB6" w:rsidP="008104A6">
      <w:pPr>
        <w:spacing w:line="480" w:lineRule="auto"/>
        <w:rPr>
          <w:b/>
          <w:bCs/>
        </w:rPr>
      </w:pPr>
    </w:p>
    <w:p w14:paraId="2118D900" w14:textId="77777777" w:rsidR="00BA4FB6" w:rsidRDefault="00BA4FB6" w:rsidP="008104A6">
      <w:pPr>
        <w:spacing w:line="480" w:lineRule="auto"/>
        <w:rPr>
          <w:b/>
          <w:bCs/>
        </w:rPr>
      </w:pPr>
    </w:p>
    <w:p w14:paraId="7EAEB29E" w14:textId="0AAF0D4B" w:rsidR="0071046D" w:rsidRPr="00BA4FB6" w:rsidRDefault="00CF5B7D" w:rsidP="008104A6">
      <w:pPr>
        <w:spacing w:line="480" w:lineRule="auto"/>
        <w:rPr>
          <w:b/>
          <w:bCs/>
        </w:rPr>
      </w:pPr>
      <w:r w:rsidRPr="00FA42BD">
        <w:rPr>
          <w:b/>
          <w:bCs/>
        </w:rPr>
        <w:t>Figures</w:t>
      </w:r>
    </w:p>
    <w:p w14:paraId="3D3A2E8E" w14:textId="391FB77F" w:rsidR="00153D66" w:rsidRPr="00DE7698" w:rsidRDefault="00153D66" w:rsidP="008104A6">
      <w:pPr>
        <w:spacing w:line="480" w:lineRule="auto"/>
        <w:jc w:val="both"/>
      </w:pPr>
      <w:r w:rsidRPr="00DE7698">
        <w:t xml:space="preserve">Figure </w:t>
      </w:r>
      <w:r w:rsidR="00BD73CF">
        <w:t>1</w:t>
      </w:r>
      <w:r w:rsidRPr="00DE7698">
        <w:t>. Mesh bag decomposition</w:t>
      </w:r>
    </w:p>
    <w:p w14:paraId="7C18C5F7" w14:textId="77777777" w:rsidR="00153D66" w:rsidRPr="00DE7698" w:rsidRDefault="00153D66" w:rsidP="008104A6">
      <w:pPr>
        <w:spacing w:line="480" w:lineRule="auto"/>
        <w:jc w:val="both"/>
      </w:pPr>
      <w:r w:rsidRPr="000E194F">
        <w:rPr>
          <w:noProof/>
        </w:rPr>
        <w:lastRenderedPageBreak/>
        <w:drawing>
          <wp:inline distT="0" distB="0" distL="0" distR="0" wp14:anchorId="760876A1" wp14:editId="3DBC01FD">
            <wp:extent cx="5943600" cy="4829175"/>
            <wp:effectExtent l="0" t="0" r="0" b="0"/>
            <wp:docPr id="1624069323" name="Picture 1" descr="A graph of different sizes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69323" name="Picture 1" descr="A graph of different sizes of trees&#10;&#10;Description automatically generated"/>
                    <pic:cNvPicPr/>
                  </pic:nvPicPr>
                  <pic:blipFill>
                    <a:blip r:embed="rId11"/>
                    <a:stretch>
                      <a:fillRect/>
                    </a:stretch>
                  </pic:blipFill>
                  <pic:spPr>
                    <a:xfrm>
                      <a:off x="0" y="0"/>
                      <a:ext cx="5943600" cy="4829175"/>
                    </a:xfrm>
                    <a:prstGeom prst="rect">
                      <a:avLst/>
                    </a:prstGeom>
                  </pic:spPr>
                </pic:pic>
              </a:graphicData>
            </a:graphic>
          </wp:inline>
        </w:drawing>
      </w:r>
    </w:p>
    <w:p w14:paraId="41A79545" w14:textId="77777777" w:rsidR="00153D66" w:rsidRDefault="00153D66" w:rsidP="008104A6">
      <w:pPr>
        <w:spacing w:line="480" w:lineRule="auto"/>
        <w:jc w:val="both"/>
      </w:pPr>
    </w:p>
    <w:p w14:paraId="55165C2B" w14:textId="77777777" w:rsidR="00153D66" w:rsidRDefault="00153D66" w:rsidP="008104A6">
      <w:pPr>
        <w:spacing w:line="480" w:lineRule="auto"/>
        <w:jc w:val="both"/>
      </w:pPr>
    </w:p>
    <w:p w14:paraId="553C28FB" w14:textId="77777777" w:rsidR="00BD73CF" w:rsidRDefault="00BD73CF" w:rsidP="008104A6">
      <w:pPr>
        <w:spacing w:line="480" w:lineRule="auto"/>
        <w:jc w:val="both"/>
      </w:pPr>
    </w:p>
    <w:p w14:paraId="475A4EAE" w14:textId="77777777" w:rsidR="00BD73CF" w:rsidRDefault="00BD73CF" w:rsidP="008104A6">
      <w:pPr>
        <w:spacing w:line="480" w:lineRule="auto"/>
        <w:jc w:val="both"/>
      </w:pPr>
    </w:p>
    <w:p w14:paraId="6CFB801F" w14:textId="77777777" w:rsidR="00BD73CF" w:rsidRDefault="00BD73CF" w:rsidP="008104A6">
      <w:pPr>
        <w:spacing w:line="480" w:lineRule="auto"/>
        <w:jc w:val="both"/>
      </w:pPr>
    </w:p>
    <w:p w14:paraId="2BDC9597" w14:textId="77777777" w:rsidR="00BD73CF" w:rsidRDefault="00BD73CF" w:rsidP="008104A6">
      <w:pPr>
        <w:spacing w:line="480" w:lineRule="auto"/>
        <w:jc w:val="both"/>
      </w:pPr>
    </w:p>
    <w:p w14:paraId="0E6694B4" w14:textId="77777777" w:rsidR="00BD73CF" w:rsidRDefault="00BD73CF" w:rsidP="008104A6">
      <w:pPr>
        <w:spacing w:line="480" w:lineRule="auto"/>
        <w:jc w:val="both"/>
      </w:pPr>
    </w:p>
    <w:p w14:paraId="16F6C08D" w14:textId="77777777" w:rsidR="00E9140F" w:rsidRDefault="00E9140F" w:rsidP="008104A6">
      <w:pPr>
        <w:spacing w:line="480" w:lineRule="auto"/>
        <w:jc w:val="both"/>
      </w:pPr>
    </w:p>
    <w:p w14:paraId="37916509" w14:textId="77777777" w:rsidR="00E9140F" w:rsidRDefault="00E9140F" w:rsidP="008104A6">
      <w:pPr>
        <w:spacing w:line="480" w:lineRule="auto"/>
        <w:jc w:val="both"/>
      </w:pPr>
    </w:p>
    <w:p w14:paraId="463E8017" w14:textId="29A57C93" w:rsidR="00153D66" w:rsidRPr="00DE7698" w:rsidRDefault="00153D66" w:rsidP="008104A6">
      <w:pPr>
        <w:spacing w:line="480" w:lineRule="auto"/>
        <w:jc w:val="both"/>
      </w:pPr>
      <w:r w:rsidRPr="00DE7698">
        <w:lastRenderedPageBreak/>
        <w:t xml:space="preserve">Figure </w:t>
      </w:r>
      <w:r w:rsidR="00BD73CF">
        <w:t>2</w:t>
      </w:r>
      <w:r>
        <w:t>.</w:t>
      </w:r>
      <w:r w:rsidRPr="00DE7698">
        <w:t xml:space="preserve"> Mesh bag arthropod counts</w:t>
      </w:r>
    </w:p>
    <w:p w14:paraId="099A237A" w14:textId="3E568041" w:rsidR="00153D66" w:rsidRDefault="005F4283" w:rsidP="008104A6">
      <w:pPr>
        <w:spacing w:line="480" w:lineRule="auto"/>
        <w:jc w:val="both"/>
      </w:pPr>
      <w:r w:rsidRPr="005F4283">
        <w:rPr>
          <w:noProof/>
        </w:rPr>
        <w:drawing>
          <wp:inline distT="0" distB="0" distL="0" distR="0" wp14:anchorId="33B36129" wp14:editId="3BDD532D">
            <wp:extent cx="5943600" cy="3172460"/>
            <wp:effectExtent l="0" t="0" r="0" b="2540"/>
            <wp:docPr id="1854220826" name="Picture 1" descr="A white squares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20826" name="Picture 1" descr="A white squares with black letters&#10;&#10;Description automatically generated"/>
                    <pic:cNvPicPr/>
                  </pic:nvPicPr>
                  <pic:blipFill>
                    <a:blip r:embed="rId12"/>
                    <a:stretch>
                      <a:fillRect/>
                    </a:stretch>
                  </pic:blipFill>
                  <pic:spPr>
                    <a:xfrm>
                      <a:off x="0" y="0"/>
                      <a:ext cx="5943600" cy="3172460"/>
                    </a:xfrm>
                    <a:prstGeom prst="rect">
                      <a:avLst/>
                    </a:prstGeom>
                  </pic:spPr>
                </pic:pic>
              </a:graphicData>
            </a:graphic>
          </wp:inline>
        </w:drawing>
      </w:r>
    </w:p>
    <w:p w14:paraId="074D333F" w14:textId="77777777" w:rsidR="00945F74" w:rsidRDefault="00945F74" w:rsidP="008104A6">
      <w:pPr>
        <w:spacing w:line="480" w:lineRule="auto"/>
        <w:jc w:val="both"/>
      </w:pPr>
    </w:p>
    <w:p w14:paraId="21D2AA83" w14:textId="77777777" w:rsidR="00945F74" w:rsidRDefault="00945F74" w:rsidP="008104A6">
      <w:pPr>
        <w:spacing w:line="480" w:lineRule="auto"/>
        <w:jc w:val="both"/>
      </w:pPr>
    </w:p>
    <w:p w14:paraId="03BF9912" w14:textId="77777777" w:rsidR="00945F74" w:rsidRDefault="00945F74" w:rsidP="008104A6">
      <w:pPr>
        <w:spacing w:line="480" w:lineRule="auto"/>
        <w:jc w:val="both"/>
      </w:pPr>
    </w:p>
    <w:p w14:paraId="40E015B4" w14:textId="77777777" w:rsidR="00945F74" w:rsidRDefault="00945F74" w:rsidP="008104A6">
      <w:pPr>
        <w:spacing w:line="480" w:lineRule="auto"/>
        <w:jc w:val="both"/>
      </w:pPr>
    </w:p>
    <w:p w14:paraId="55D90271" w14:textId="77777777" w:rsidR="00945F74" w:rsidRDefault="00945F74" w:rsidP="008104A6">
      <w:pPr>
        <w:spacing w:line="480" w:lineRule="auto"/>
        <w:jc w:val="both"/>
      </w:pPr>
    </w:p>
    <w:p w14:paraId="42EFBEA4" w14:textId="77777777" w:rsidR="00945F74" w:rsidRDefault="00945F74" w:rsidP="008104A6">
      <w:pPr>
        <w:spacing w:line="480" w:lineRule="auto"/>
        <w:jc w:val="both"/>
      </w:pPr>
    </w:p>
    <w:p w14:paraId="49F05B28" w14:textId="77777777" w:rsidR="00945F74" w:rsidRDefault="00945F74" w:rsidP="008104A6">
      <w:pPr>
        <w:spacing w:line="480" w:lineRule="auto"/>
        <w:jc w:val="both"/>
      </w:pPr>
    </w:p>
    <w:p w14:paraId="72985095" w14:textId="77777777" w:rsidR="00945F74" w:rsidRDefault="00945F74" w:rsidP="008104A6">
      <w:pPr>
        <w:spacing w:line="480" w:lineRule="auto"/>
        <w:jc w:val="both"/>
      </w:pPr>
    </w:p>
    <w:p w14:paraId="1C9B3FD5" w14:textId="77777777" w:rsidR="00945F74" w:rsidRDefault="00945F74" w:rsidP="008104A6">
      <w:pPr>
        <w:spacing w:line="480" w:lineRule="auto"/>
        <w:jc w:val="both"/>
      </w:pPr>
    </w:p>
    <w:p w14:paraId="5DC0423A" w14:textId="77777777" w:rsidR="00945F74" w:rsidRDefault="00945F74" w:rsidP="008104A6">
      <w:pPr>
        <w:spacing w:line="480" w:lineRule="auto"/>
        <w:jc w:val="both"/>
      </w:pPr>
    </w:p>
    <w:p w14:paraId="7E5767CF" w14:textId="77777777" w:rsidR="00945F74" w:rsidRPr="00DE7698" w:rsidRDefault="00945F74" w:rsidP="008104A6">
      <w:pPr>
        <w:spacing w:line="480" w:lineRule="auto"/>
        <w:jc w:val="both"/>
      </w:pPr>
    </w:p>
    <w:p w14:paraId="7272C2A0" w14:textId="77777777" w:rsidR="00BA4FB6" w:rsidRDefault="00BA4FB6" w:rsidP="008104A6">
      <w:pPr>
        <w:spacing w:line="480" w:lineRule="auto"/>
        <w:jc w:val="both"/>
      </w:pPr>
    </w:p>
    <w:p w14:paraId="02CB53DF" w14:textId="77777777" w:rsidR="00BA4FB6" w:rsidRDefault="00BA4FB6" w:rsidP="008104A6">
      <w:pPr>
        <w:spacing w:line="480" w:lineRule="auto"/>
        <w:jc w:val="both"/>
      </w:pPr>
    </w:p>
    <w:p w14:paraId="25C9636E" w14:textId="5FB02013" w:rsidR="00D85A31" w:rsidRDefault="00153D66" w:rsidP="008104A6">
      <w:pPr>
        <w:spacing w:line="480" w:lineRule="auto"/>
        <w:jc w:val="both"/>
      </w:pPr>
      <w:r w:rsidRPr="00DE7698">
        <w:lastRenderedPageBreak/>
        <w:t xml:space="preserve">Figure </w:t>
      </w:r>
      <w:r w:rsidR="00945F74">
        <w:t>3</w:t>
      </w:r>
      <w:r w:rsidRPr="00DE7698">
        <w:t xml:space="preserve">. </w:t>
      </w:r>
      <w:r w:rsidR="00D85A31">
        <w:t>Soil chemistry</w:t>
      </w:r>
    </w:p>
    <w:p w14:paraId="028AE246" w14:textId="405655C2" w:rsidR="00153D66" w:rsidRDefault="00503FD6" w:rsidP="008104A6">
      <w:pPr>
        <w:spacing w:line="480" w:lineRule="auto"/>
        <w:jc w:val="both"/>
        <w:rPr>
          <w:b/>
          <w:bCs/>
        </w:rPr>
      </w:pPr>
      <w:r w:rsidRPr="00503FD6">
        <w:rPr>
          <w:b/>
          <w:bCs/>
        </w:rPr>
        <w:drawing>
          <wp:inline distT="0" distB="0" distL="0" distR="0" wp14:anchorId="4B24CF43" wp14:editId="5EF16492">
            <wp:extent cx="5943600" cy="6228080"/>
            <wp:effectExtent l="0" t="0" r="0" b="0"/>
            <wp:docPr id="726464613" name="Picture 1" descr="A graph of different types of sea sal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464613" name="Picture 1" descr="A graph of different types of sea salt&#10;&#10;Description automatically generated with medium confidence"/>
                    <pic:cNvPicPr/>
                  </pic:nvPicPr>
                  <pic:blipFill>
                    <a:blip r:embed="rId13"/>
                    <a:stretch>
                      <a:fillRect/>
                    </a:stretch>
                  </pic:blipFill>
                  <pic:spPr>
                    <a:xfrm>
                      <a:off x="0" y="0"/>
                      <a:ext cx="5943600" cy="6228080"/>
                    </a:xfrm>
                    <a:prstGeom prst="rect">
                      <a:avLst/>
                    </a:prstGeom>
                  </pic:spPr>
                </pic:pic>
              </a:graphicData>
            </a:graphic>
          </wp:inline>
        </w:drawing>
      </w:r>
    </w:p>
    <w:p w14:paraId="25175B64" w14:textId="77777777" w:rsidR="00153D66" w:rsidRPr="00DE7698" w:rsidRDefault="00153D66" w:rsidP="008104A6">
      <w:pPr>
        <w:spacing w:line="480" w:lineRule="auto"/>
        <w:jc w:val="both"/>
        <w:rPr>
          <w:b/>
          <w:bCs/>
        </w:rPr>
      </w:pPr>
    </w:p>
    <w:p w14:paraId="4BD90C7F" w14:textId="77777777" w:rsidR="00D52105" w:rsidRPr="00FA42BD" w:rsidRDefault="00D52105" w:rsidP="008104A6">
      <w:pPr>
        <w:spacing w:line="480" w:lineRule="auto"/>
      </w:pPr>
    </w:p>
    <w:p w14:paraId="27D861D0" w14:textId="4C03A493" w:rsidR="00A5191F" w:rsidRPr="00FA42BD" w:rsidRDefault="00E860B7" w:rsidP="008104A6">
      <w:pPr>
        <w:spacing w:line="480" w:lineRule="auto"/>
      </w:pPr>
      <w:r w:rsidRPr="00FA42BD">
        <w:t xml:space="preserve">Figure 4. Soil respiration </w:t>
      </w:r>
    </w:p>
    <w:p w14:paraId="21B42DFD" w14:textId="50BBC682" w:rsidR="00CF5B7D" w:rsidRPr="00FA42BD" w:rsidRDefault="00627CC9" w:rsidP="008104A6">
      <w:pPr>
        <w:spacing w:line="480" w:lineRule="auto"/>
      </w:pPr>
      <w:r w:rsidRPr="00FA42BD">
        <w:rPr>
          <w:noProof/>
        </w:rPr>
        <w:lastRenderedPageBreak/>
        <w:drawing>
          <wp:inline distT="0" distB="0" distL="0" distR="0" wp14:anchorId="2BDAC13F" wp14:editId="7AE4692D">
            <wp:extent cx="5943600" cy="5024120"/>
            <wp:effectExtent l="0" t="0" r="0" b="5080"/>
            <wp:docPr id="32254157" name="Picture 1" descr="A graph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4157" name="Picture 1" descr="A graph of different types of trees&#10;&#10;Description automatically generated with medium confidence"/>
                    <pic:cNvPicPr/>
                  </pic:nvPicPr>
                  <pic:blipFill>
                    <a:blip r:embed="rId14"/>
                    <a:stretch>
                      <a:fillRect/>
                    </a:stretch>
                  </pic:blipFill>
                  <pic:spPr>
                    <a:xfrm>
                      <a:off x="0" y="0"/>
                      <a:ext cx="5943600" cy="5024120"/>
                    </a:xfrm>
                    <a:prstGeom prst="rect">
                      <a:avLst/>
                    </a:prstGeom>
                  </pic:spPr>
                </pic:pic>
              </a:graphicData>
            </a:graphic>
          </wp:inline>
        </w:drawing>
      </w:r>
    </w:p>
    <w:p w14:paraId="2A7C2EBF" w14:textId="77777777" w:rsidR="00160A8F" w:rsidRPr="00FA42BD" w:rsidRDefault="00160A8F" w:rsidP="008104A6">
      <w:pPr>
        <w:spacing w:line="480" w:lineRule="auto"/>
      </w:pPr>
    </w:p>
    <w:p w14:paraId="010A6B0F" w14:textId="77777777" w:rsidR="00C12CE8" w:rsidRPr="00FA42BD" w:rsidRDefault="00C12CE8" w:rsidP="008104A6">
      <w:pPr>
        <w:spacing w:line="480" w:lineRule="auto"/>
      </w:pPr>
    </w:p>
    <w:p w14:paraId="205F7DAE" w14:textId="77777777" w:rsidR="00C12CE8" w:rsidRPr="00FA42BD" w:rsidRDefault="00C12CE8" w:rsidP="008104A6">
      <w:pPr>
        <w:spacing w:line="480" w:lineRule="auto"/>
      </w:pPr>
    </w:p>
    <w:p w14:paraId="0A43ED8F" w14:textId="77777777" w:rsidR="00160A8F" w:rsidRPr="00FA42BD" w:rsidRDefault="00160A8F" w:rsidP="008104A6">
      <w:pPr>
        <w:spacing w:line="480" w:lineRule="auto"/>
      </w:pPr>
    </w:p>
    <w:p w14:paraId="1F1EE1D6" w14:textId="77777777" w:rsidR="00160A8F" w:rsidRPr="00FA42BD" w:rsidRDefault="00160A8F" w:rsidP="008104A6">
      <w:pPr>
        <w:spacing w:line="480" w:lineRule="auto"/>
      </w:pPr>
    </w:p>
    <w:p w14:paraId="6F20D5A6" w14:textId="77777777" w:rsidR="00160A8F" w:rsidRPr="00FA42BD" w:rsidRDefault="00160A8F" w:rsidP="008104A6">
      <w:pPr>
        <w:spacing w:line="480" w:lineRule="auto"/>
      </w:pPr>
    </w:p>
    <w:p w14:paraId="7686BC86" w14:textId="124DE432" w:rsidR="00763A12" w:rsidRDefault="00763A12" w:rsidP="008104A6">
      <w:pPr>
        <w:spacing w:line="480" w:lineRule="auto"/>
      </w:pPr>
    </w:p>
    <w:p w14:paraId="29A3DC47" w14:textId="77777777" w:rsidR="002558F6" w:rsidRDefault="002558F6" w:rsidP="008104A6">
      <w:pPr>
        <w:spacing w:line="480" w:lineRule="auto"/>
      </w:pPr>
    </w:p>
    <w:p w14:paraId="65A53A71" w14:textId="48F7B038" w:rsidR="002558F6" w:rsidRDefault="00CF5B7D" w:rsidP="008104A6">
      <w:pPr>
        <w:spacing w:line="480" w:lineRule="auto"/>
      </w:pPr>
      <w:r w:rsidRPr="00FA42BD">
        <w:t>Figure 5. Plot interior percent cover and effect sizes</w:t>
      </w:r>
    </w:p>
    <w:p w14:paraId="67777B19" w14:textId="5FABA0E3" w:rsidR="002558F6" w:rsidRDefault="002558F6" w:rsidP="008104A6">
      <w:pPr>
        <w:spacing w:line="480" w:lineRule="auto"/>
      </w:pPr>
      <w:r w:rsidRPr="002558F6">
        <w:rPr>
          <w:noProof/>
        </w:rPr>
        <w:lastRenderedPageBreak/>
        <w:drawing>
          <wp:inline distT="0" distB="0" distL="0" distR="0" wp14:anchorId="56481634" wp14:editId="0B98AD17">
            <wp:extent cx="5943600" cy="3169285"/>
            <wp:effectExtent l="0" t="0" r="0" b="5715"/>
            <wp:docPr id="1106278966"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8966" name="Picture 1" descr="A graph of different types of data&#10;&#10;Description automatically generated with medium confidence"/>
                    <pic:cNvPicPr/>
                  </pic:nvPicPr>
                  <pic:blipFill>
                    <a:blip r:embed="rId15"/>
                    <a:stretch>
                      <a:fillRect/>
                    </a:stretch>
                  </pic:blipFill>
                  <pic:spPr>
                    <a:xfrm>
                      <a:off x="0" y="0"/>
                      <a:ext cx="5943600" cy="3169285"/>
                    </a:xfrm>
                    <a:prstGeom prst="rect">
                      <a:avLst/>
                    </a:prstGeom>
                  </pic:spPr>
                </pic:pic>
              </a:graphicData>
            </a:graphic>
          </wp:inline>
        </w:drawing>
      </w:r>
    </w:p>
    <w:p w14:paraId="6DA4DBB1" w14:textId="77777777" w:rsidR="002558F6" w:rsidRDefault="002558F6" w:rsidP="008104A6">
      <w:pPr>
        <w:spacing w:line="480" w:lineRule="auto"/>
      </w:pPr>
    </w:p>
    <w:p w14:paraId="46D6916E" w14:textId="77777777" w:rsidR="002558F6" w:rsidRDefault="002558F6" w:rsidP="008104A6">
      <w:pPr>
        <w:spacing w:line="480" w:lineRule="auto"/>
      </w:pPr>
    </w:p>
    <w:p w14:paraId="4F91DEED" w14:textId="77777777" w:rsidR="002558F6" w:rsidRDefault="002558F6" w:rsidP="008104A6">
      <w:pPr>
        <w:spacing w:line="480" w:lineRule="auto"/>
      </w:pPr>
    </w:p>
    <w:p w14:paraId="68402C5D" w14:textId="77777777" w:rsidR="002558F6" w:rsidRDefault="002558F6" w:rsidP="008104A6">
      <w:pPr>
        <w:spacing w:line="480" w:lineRule="auto"/>
      </w:pPr>
    </w:p>
    <w:p w14:paraId="39712B4D" w14:textId="77777777" w:rsidR="002558F6" w:rsidRDefault="002558F6" w:rsidP="008104A6">
      <w:pPr>
        <w:spacing w:line="480" w:lineRule="auto"/>
      </w:pPr>
    </w:p>
    <w:p w14:paraId="6FB6BBBF" w14:textId="77777777" w:rsidR="002558F6" w:rsidRDefault="002558F6" w:rsidP="008104A6">
      <w:pPr>
        <w:spacing w:line="480" w:lineRule="auto"/>
      </w:pPr>
    </w:p>
    <w:p w14:paraId="4A894D5F" w14:textId="77777777" w:rsidR="002558F6" w:rsidRDefault="002558F6" w:rsidP="008104A6">
      <w:pPr>
        <w:spacing w:line="480" w:lineRule="auto"/>
      </w:pPr>
    </w:p>
    <w:p w14:paraId="6E64906F" w14:textId="77777777" w:rsidR="002558F6" w:rsidRDefault="002558F6" w:rsidP="008104A6">
      <w:pPr>
        <w:spacing w:line="480" w:lineRule="auto"/>
      </w:pPr>
    </w:p>
    <w:p w14:paraId="28BF1424" w14:textId="77777777" w:rsidR="002558F6" w:rsidRDefault="002558F6" w:rsidP="008104A6">
      <w:pPr>
        <w:spacing w:line="480" w:lineRule="auto"/>
      </w:pPr>
    </w:p>
    <w:p w14:paraId="3359B58E" w14:textId="77777777" w:rsidR="002558F6" w:rsidRDefault="002558F6" w:rsidP="008104A6">
      <w:pPr>
        <w:spacing w:line="480" w:lineRule="auto"/>
      </w:pPr>
    </w:p>
    <w:p w14:paraId="32D172DC" w14:textId="77777777" w:rsidR="002558F6" w:rsidRDefault="002558F6" w:rsidP="008104A6">
      <w:pPr>
        <w:spacing w:line="480" w:lineRule="auto"/>
      </w:pPr>
    </w:p>
    <w:p w14:paraId="33F19A15" w14:textId="77777777" w:rsidR="002558F6" w:rsidRDefault="002558F6" w:rsidP="008104A6">
      <w:pPr>
        <w:spacing w:line="480" w:lineRule="auto"/>
      </w:pPr>
    </w:p>
    <w:p w14:paraId="3348BFCC" w14:textId="77777777" w:rsidR="002558F6" w:rsidRDefault="002558F6" w:rsidP="008104A6">
      <w:pPr>
        <w:spacing w:line="480" w:lineRule="auto"/>
      </w:pPr>
    </w:p>
    <w:p w14:paraId="2312C28F" w14:textId="1DED4A51" w:rsidR="00CF5B7D" w:rsidRPr="00FA42BD" w:rsidRDefault="00CF5B7D" w:rsidP="008104A6">
      <w:pPr>
        <w:spacing w:line="480" w:lineRule="auto"/>
      </w:pPr>
      <w:r w:rsidRPr="00FA42BD">
        <w:t xml:space="preserve">Figure 6. Plot perimeter percent cover and effect sizes </w:t>
      </w:r>
    </w:p>
    <w:p w14:paraId="21BEA505" w14:textId="41763423" w:rsidR="00CF5B7D" w:rsidRPr="00FA42BD" w:rsidRDefault="002558F6" w:rsidP="008104A6">
      <w:pPr>
        <w:spacing w:line="480" w:lineRule="auto"/>
      </w:pPr>
      <w:r w:rsidRPr="002558F6">
        <w:rPr>
          <w:noProof/>
        </w:rPr>
        <w:lastRenderedPageBreak/>
        <w:drawing>
          <wp:inline distT="0" distB="0" distL="0" distR="0" wp14:anchorId="6EBAFEF3" wp14:editId="1C016038">
            <wp:extent cx="5943600" cy="3333115"/>
            <wp:effectExtent l="0" t="0" r="0" b="0"/>
            <wp:docPr id="839394582" name="Picture 1" descr="A graph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4582" name="Picture 1" descr="A graph of different types of trees&#10;&#10;Description automatically generated with medium confidence"/>
                    <pic:cNvPicPr/>
                  </pic:nvPicPr>
                  <pic:blipFill>
                    <a:blip r:embed="rId16"/>
                    <a:stretch>
                      <a:fillRect/>
                    </a:stretch>
                  </pic:blipFill>
                  <pic:spPr>
                    <a:xfrm>
                      <a:off x="0" y="0"/>
                      <a:ext cx="5943600" cy="3333115"/>
                    </a:xfrm>
                    <a:prstGeom prst="rect">
                      <a:avLst/>
                    </a:prstGeom>
                  </pic:spPr>
                </pic:pic>
              </a:graphicData>
            </a:graphic>
          </wp:inline>
        </w:drawing>
      </w:r>
    </w:p>
    <w:p w14:paraId="29CD65B8" w14:textId="77777777" w:rsidR="00CF5B7D" w:rsidRPr="00FA42BD" w:rsidRDefault="00CF5B7D" w:rsidP="008104A6">
      <w:pPr>
        <w:spacing w:line="480" w:lineRule="auto"/>
      </w:pPr>
    </w:p>
    <w:p w14:paraId="47C40076" w14:textId="77777777" w:rsidR="00CF5B7D" w:rsidRPr="00FA42BD" w:rsidRDefault="00CF5B7D" w:rsidP="008104A6">
      <w:pPr>
        <w:spacing w:line="480" w:lineRule="auto"/>
      </w:pPr>
    </w:p>
    <w:p w14:paraId="7C7AC22C" w14:textId="77777777" w:rsidR="00160A8F" w:rsidRPr="00FA42BD" w:rsidRDefault="00160A8F" w:rsidP="008104A6">
      <w:pPr>
        <w:spacing w:line="480" w:lineRule="auto"/>
      </w:pPr>
    </w:p>
    <w:p w14:paraId="2AF7C763" w14:textId="4271D92E" w:rsidR="00160A8F" w:rsidRPr="00FA42BD" w:rsidRDefault="00160A8F" w:rsidP="008104A6">
      <w:pPr>
        <w:spacing w:line="480" w:lineRule="auto"/>
      </w:pPr>
    </w:p>
    <w:p w14:paraId="0CEE18A5" w14:textId="77777777" w:rsidR="00FB3863" w:rsidRDefault="00FB3863" w:rsidP="00FB3863">
      <w:pPr>
        <w:spacing w:line="480" w:lineRule="auto"/>
        <w:jc w:val="both"/>
      </w:pPr>
    </w:p>
    <w:p w14:paraId="46EDFCE2" w14:textId="77777777" w:rsidR="00BA4FB6" w:rsidRDefault="00BA4FB6" w:rsidP="00FB3863">
      <w:pPr>
        <w:spacing w:line="480" w:lineRule="auto"/>
        <w:jc w:val="both"/>
      </w:pPr>
    </w:p>
    <w:p w14:paraId="55E34D12" w14:textId="77777777" w:rsidR="00BA4FB6" w:rsidRDefault="00BA4FB6" w:rsidP="00FB3863">
      <w:pPr>
        <w:spacing w:line="480" w:lineRule="auto"/>
        <w:jc w:val="both"/>
      </w:pPr>
    </w:p>
    <w:p w14:paraId="0F702732" w14:textId="77777777" w:rsidR="00BA4FB6" w:rsidRDefault="00BA4FB6" w:rsidP="00FB3863">
      <w:pPr>
        <w:spacing w:line="480" w:lineRule="auto"/>
        <w:jc w:val="both"/>
      </w:pPr>
    </w:p>
    <w:p w14:paraId="60B1CA77" w14:textId="77777777" w:rsidR="00BA4FB6" w:rsidRDefault="00BA4FB6" w:rsidP="00FB3863">
      <w:pPr>
        <w:spacing w:line="480" w:lineRule="auto"/>
        <w:jc w:val="both"/>
      </w:pPr>
    </w:p>
    <w:p w14:paraId="7538D4F6" w14:textId="77777777" w:rsidR="00BA4FB6" w:rsidRDefault="00BA4FB6" w:rsidP="00FB3863">
      <w:pPr>
        <w:spacing w:line="480" w:lineRule="auto"/>
        <w:jc w:val="both"/>
      </w:pPr>
    </w:p>
    <w:p w14:paraId="0E9B923A" w14:textId="77777777" w:rsidR="00BA4FB6" w:rsidRDefault="00BA4FB6" w:rsidP="00FB3863">
      <w:pPr>
        <w:spacing w:line="480" w:lineRule="auto"/>
        <w:jc w:val="both"/>
      </w:pPr>
    </w:p>
    <w:p w14:paraId="41D6461F" w14:textId="77777777" w:rsidR="00BA4FB6" w:rsidRPr="00FA42BD" w:rsidRDefault="00BA4FB6" w:rsidP="00FB3863">
      <w:pPr>
        <w:spacing w:line="480" w:lineRule="auto"/>
        <w:jc w:val="both"/>
      </w:pPr>
    </w:p>
    <w:p w14:paraId="190D3E24" w14:textId="1B2D3A1A" w:rsidR="00885AED" w:rsidRPr="00FA42BD" w:rsidRDefault="00CF5B7D" w:rsidP="008104A6">
      <w:pPr>
        <w:spacing w:line="480" w:lineRule="auto"/>
      </w:pPr>
      <w:r w:rsidRPr="00FA42BD">
        <w:t xml:space="preserve">Figure 7.  </w:t>
      </w:r>
      <w:r w:rsidR="0013538D" w:rsidRPr="00FA42BD">
        <w:t>Crawling a</w:t>
      </w:r>
      <w:r w:rsidRPr="00FA42BD">
        <w:t>rthropod counts and effect sizes</w:t>
      </w:r>
    </w:p>
    <w:p w14:paraId="74588E10" w14:textId="036F390F" w:rsidR="00763A12" w:rsidRDefault="00BF3705" w:rsidP="008104A6">
      <w:pPr>
        <w:spacing w:line="480" w:lineRule="auto"/>
      </w:pPr>
      <w:r w:rsidRPr="00BF3705">
        <w:rPr>
          <w:noProof/>
        </w:rPr>
        <w:lastRenderedPageBreak/>
        <w:drawing>
          <wp:inline distT="0" distB="0" distL="0" distR="0" wp14:anchorId="706EF37D" wp14:editId="5909DFDB">
            <wp:extent cx="5943600" cy="6115685"/>
            <wp:effectExtent l="0" t="0" r="0" b="5715"/>
            <wp:docPr id="946415160" name="Picture 1" descr="A graph of different types of arthropod abund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15160" name="Picture 1" descr="A graph of different types of arthropod abundance&#10;&#10;Description automatically generated"/>
                    <pic:cNvPicPr/>
                  </pic:nvPicPr>
                  <pic:blipFill>
                    <a:blip r:embed="rId17"/>
                    <a:stretch>
                      <a:fillRect/>
                    </a:stretch>
                  </pic:blipFill>
                  <pic:spPr>
                    <a:xfrm>
                      <a:off x="0" y="0"/>
                      <a:ext cx="5943600" cy="6115685"/>
                    </a:xfrm>
                    <a:prstGeom prst="rect">
                      <a:avLst/>
                    </a:prstGeom>
                  </pic:spPr>
                </pic:pic>
              </a:graphicData>
            </a:graphic>
          </wp:inline>
        </w:drawing>
      </w:r>
      <w:r w:rsidR="00763A12">
        <w:br w:type="page"/>
      </w:r>
    </w:p>
    <w:p w14:paraId="4750DBB4" w14:textId="051AE890" w:rsidR="00160A8F" w:rsidRPr="00FA42BD" w:rsidRDefault="00160A8F" w:rsidP="008104A6">
      <w:pPr>
        <w:spacing w:line="480" w:lineRule="auto"/>
      </w:pPr>
      <w:r w:rsidRPr="00FA42BD">
        <w:lastRenderedPageBreak/>
        <w:t>Figure 8. Flying arthropod abundance and effect sizes</w:t>
      </w:r>
    </w:p>
    <w:p w14:paraId="02C295B1" w14:textId="654DD991" w:rsidR="00885AED" w:rsidRPr="00FA42BD" w:rsidRDefault="006F412A" w:rsidP="008104A6">
      <w:pPr>
        <w:spacing w:line="480" w:lineRule="auto"/>
      </w:pPr>
      <w:r w:rsidRPr="006F412A">
        <w:rPr>
          <w:noProof/>
        </w:rPr>
        <w:drawing>
          <wp:inline distT="0" distB="0" distL="0" distR="0" wp14:anchorId="76A08619" wp14:editId="55227E9E">
            <wp:extent cx="5943600" cy="6116320"/>
            <wp:effectExtent l="0" t="0" r="0" b="5080"/>
            <wp:docPr id="554096619" name="Picture 1" descr="A graph of different types of anthro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96619" name="Picture 1" descr="A graph of different types of anthropod&#10;&#10;Description automatically generated"/>
                    <pic:cNvPicPr/>
                  </pic:nvPicPr>
                  <pic:blipFill>
                    <a:blip r:embed="rId18"/>
                    <a:stretch>
                      <a:fillRect/>
                    </a:stretch>
                  </pic:blipFill>
                  <pic:spPr>
                    <a:xfrm>
                      <a:off x="0" y="0"/>
                      <a:ext cx="5943600" cy="6116320"/>
                    </a:xfrm>
                    <a:prstGeom prst="rect">
                      <a:avLst/>
                    </a:prstGeom>
                  </pic:spPr>
                </pic:pic>
              </a:graphicData>
            </a:graphic>
          </wp:inline>
        </w:drawing>
      </w:r>
    </w:p>
    <w:p w14:paraId="192D58F1" w14:textId="0A4A1339" w:rsidR="00CF5B7D" w:rsidRDefault="00CF5B7D" w:rsidP="008104A6">
      <w:pPr>
        <w:spacing w:line="480" w:lineRule="auto"/>
      </w:pPr>
    </w:p>
    <w:p w14:paraId="71A74542" w14:textId="77777777" w:rsidR="00BF3705" w:rsidRDefault="00BF3705" w:rsidP="008104A6">
      <w:pPr>
        <w:spacing w:line="480" w:lineRule="auto"/>
      </w:pPr>
    </w:p>
    <w:p w14:paraId="0BCB0920" w14:textId="77777777" w:rsidR="00BF3705" w:rsidRDefault="00BF3705" w:rsidP="008104A6">
      <w:pPr>
        <w:spacing w:line="480" w:lineRule="auto"/>
      </w:pPr>
    </w:p>
    <w:p w14:paraId="52E021A6" w14:textId="77777777" w:rsidR="00BF3705" w:rsidRDefault="00BF3705" w:rsidP="008104A6">
      <w:pPr>
        <w:spacing w:line="480" w:lineRule="auto"/>
      </w:pPr>
    </w:p>
    <w:p w14:paraId="735ECB6B" w14:textId="77777777" w:rsidR="00BF3705" w:rsidRPr="00FA42BD" w:rsidRDefault="00BF3705" w:rsidP="008104A6">
      <w:pPr>
        <w:spacing w:line="480" w:lineRule="auto"/>
      </w:pPr>
    </w:p>
    <w:p w14:paraId="46CE2DC0" w14:textId="5DC7ABE1" w:rsidR="00CF5B7D" w:rsidRPr="00FA42BD" w:rsidRDefault="00CF5B7D" w:rsidP="008104A6">
      <w:pPr>
        <w:spacing w:line="480" w:lineRule="auto"/>
        <w:rPr>
          <w:b/>
          <w:bCs/>
        </w:rPr>
      </w:pPr>
      <w:r w:rsidRPr="00FA42BD">
        <w:rPr>
          <w:b/>
          <w:bCs/>
        </w:rPr>
        <w:lastRenderedPageBreak/>
        <w:t>Supplementary</w:t>
      </w:r>
    </w:p>
    <w:p w14:paraId="7702A100" w14:textId="74A9929F" w:rsidR="00AC3650" w:rsidRDefault="00AC3650" w:rsidP="008104A6">
      <w:pPr>
        <w:spacing w:line="480" w:lineRule="auto"/>
        <w:rPr>
          <w:noProof/>
        </w:rPr>
      </w:pPr>
      <w:r w:rsidRPr="00FA42BD">
        <w:t xml:space="preserve">Figure 1.  </w:t>
      </w:r>
      <w:r w:rsidR="0061073F">
        <w:t>Pile volume</w:t>
      </w:r>
      <w:r w:rsidRPr="00FA42BD">
        <w:rPr>
          <w:noProof/>
        </w:rPr>
        <w:t xml:space="preserve"> </w:t>
      </w:r>
    </w:p>
    <w:p w14:paraId="095EDFC9" w14:textId="58EF923C" w:rsidR="0061073F" w:rsidRPr="00FA42BD" w:rsidRDefault="0061073F" w:rsidP="008104A6">
      <w:pPr>
        <w:spacing w:line="480" w:lineRule="auto"/>
      </w:pPr>
      <w:r w:rsidRPr="0061073F">
        <w:rPr>
          <w:noProof/>
        </w:rPr>
        <w:drawing>
          <wp:inline distT="0" distB="0" distL="0" distR="0" wp14:anchorId="79C9E408" wp14:editId="4675D95C">
            <wp:extent cx="5943600" cy="3818890"/>
            <wp:effectExtent l="0" t="0" r="0" b="3810"/>
            <wp:docPr id="1409458782" name="Picture 1" descr="A graph of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58782" name="Picture 1" descr="A graph of a number of months&#10;&#10;Description automatically generated"/>
                    <pic:cNvPicPr/>
                  </pic:nvPicPr>
                  <pic:blipFill>
                    <a:blip r:embed="rId19"/>
                    <a:stretch>
                      <a:fillRect/>
                    </a:stretch>
                  </pic:blipFill>
                  <pic:spPr>
                    <a:xfrm>
                      <a:off x="0" y="0"/>
                      <a:ext cx="5943600" cy="3818890"/>
                    </a:xfrm>
                    <a:prstGeom prst="rect">
                      <a:avLst/>
                    </a:prstGeom>
                  </pic:spPr>
                </pic:pic>
              </a:graphicData>
            </a:graphic>
          </wp:inline>
        </w:drawing>
      </w:r>
    </w:p>
    <w:p w14:paraId="6E8E2979" w14:textId="1430247D" w:rsidR="00AC3650" w:rsidRPr="00FA42BD" w:rsidRDefault="00A746FE" w:rsidP="008104A6">
      <w:pPr>
        <w:spacing w:line="480" w:lineRule="auto"/>
        <w:rPr>
          <w:b/>
          <w:bCs/>
        </w:rPr>
      </w:pPr>
      <w:r w:rsidRPr="00FA42BD">
        <w:rPr>
          <w:b/>
          <w:bCs/>
          <w:noProof/>
        </w:rPr>
        <w:drawing>
          <wp:inline distT="0" distB="0" distL="0" distR="0" wp14:anchorId="15F4953F" wp14:editId="04FDF6D2">
            <wp:extent cx="6217920" cy="2739605"/>
            <wp:effectExtent l="0" t="0" r="5080" b="3810"/>
            <wp:docPr id="1620873806" name="Picture 1"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73806" name="Picture 1" descr="A graph of different sizes and colors&#10;&#10;Description automatically generated with medium confidence"/>
                    <pic:cNvPicPr/>
                  </pic:nvPicPr>
                  <pic:blipFill>
                    <a:blip r:embed="rId20"/>
                    <a:stretch>
                      <a:fillRect/>
                    </a:stretch>
                  </pic:blipFill>
                  <pic:spPr>
                    <a:xfrm>
                      <a:off x="0" y="0"/>
                      <a:ext cx="6219645" cy="2740365"/>
                    </a:xfrm>
                    <a:prstGeom prst="rect">
                      <a:avLst/>
                    </a:prstGeom>
                  </pic:spPr>
                </pic:pic>
              </a:graphicData>
            </a:graphic>
          </wp:inline>
        </w:drawing>
      </w:r>
    </w:p>
    <w:p w14:paraId="20E64033" w14:textId="3528F132" w:rsidR="00F71902" w:rsidRPr="00FA42BD" w:rsidRDefault="00F71902" w:rsidP="008104A6">
      <w:pPr>
        <w:spacing w:line="480" w:lineRule="auto"/>
      </w:pPr>
    </w:p>
    <w:p w14:paraId="255D8EF2" w14:textId="77777777" w:rsidR="00763A12" w:rsidRDefault="00763A12" w:rsidP="008104A6">
      <w:pPr>
        <w:spacing w:line="480" w:lineRule="auto"/>
        <w:rPr>
          <w:ins w:id="22" w:author="Jeremy Long" w:date="2024-01-19T13:58:00Z"/>
        </w:rPr>
      </w:pPr>
      <w:ins w:id="23" w:author="Jeremy Long" w:date="2024-01-19T13:58:00Z">
        <w:r>
          <w:br w:type="page"/>
        </w:r>
      </w:ins>
    </w:p>
    <w:p w14:paraId="28ACFCE9" w14:textId="1F3091FE" w:rsidR="00B0369E" w:rsidRPr="00FA42BD" w:rsidRDefault="00B0369E" w:rsidP="008104A6">
      <w:pPr>
        <w:spacing w:line="480" w:lineRule="auto"/>
      </w:pPr>
      <w:r w:rsidRPr="00FA42BD">
        <w:lastRenderedPageBreak/>
        <w:t>Figure 2. Plot interior percent cover categories (beach)</w:t>
      </w:r>
    </w:p>
    <w:p w14:paraId="2F11858E" w14:textId="7DDF9688" w:rsidR="00B0369E" w:rsidRPr="00FA42BD" w:rsidRDefault="00B0369E" w:rsidP="008104A6">
      <w:pPr>
        <w:spacing w:line="480" w:lineRule="auto"/>
      </w:pPr>
      <w:r w:rsidRPr="00FA42BD">
        <w:rPr>
          <w:noProof/>
        </w:rPr>
        <w:drawing>
          <wp:inline distT="0" distB="0" distL="0" distR="0" wp14:anchorId="059ED892" wp14:editId="18BDDCA7">
            <wp:extent cx="5943600" cy="3562985"/>
            <wp:effectExtent l="0" t="0" r="0" b="5715"/>
            <wp:docPr id="1810055827"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5827" name="Picture 1" descr="A chart of different colored squares&#10;&#10;Description automatically generated"/>
                    <pic:cNvPicPr/>
                  </pic:nvPicPr>
                  <pic:blipFill>
                    <a:blip r:embed="rId21"/>
                    <a:stretch>
                      <a:fillRect/>
                    </a:stretch>
                  </pic:blipFill>
                  <pic:spPr>
                    <a:xfrm>
                      <a:off x="0" y="0"/>
                      <a:ext cx="5943600" cy="3562985"/>
                    </a:xfrm>
                    <a:prstGeom prst="rect">
                      <a:avLst/>
                    </a:prstGeom>
                  </pic:spPr>
                </pic:pic>
              </a:graphicData>
            </a:graphic>
          </wp:inline>
        </w:drawing>
      </w:r>
    </w:p>
    <w:p w14:paraId="0F6F513C" w14:textId="77777777" w:rsidR="00B0369E" w:rsidRPr="00FA42BD" w:rsidRDefault="00B0369E" w:rsidP="008104A6">
      <w:pPr>
        <w:spacing w:line="480" w:lineRule="auto"/>
      </w:pPr>
    </w:p>
    <w:p w14:paraId="0D19C052" w14:textId="77777777" w:rsidR="00CE5094" w:rsidRPr="00FA42BD" w:rsidRDefault="00CE5094" w:rsidP="008104A6">
      <w:pPr>
        <w:spacing w:line="480" w:lineRule="auto"/>
      </w:pPr>
    </w:p>
    <w:p w14:paraId="69D97B10" w14:textId="77777777" w:rsidR="00CE5094" w:rsidRPr="00FA42BD" w:rsidRDefault="00CE5094" w:rsidP="008104A6">
      <w:pPr>
        <w:spacing w:line="480" w:lineRule="auto"/>
      </w:pPr>
    </w:p>
    <w:p w14:paraId="69E37CA4" w14:textId="77777777" w:rsidR="00CE5094" w:rsidRPr="00FA42BD" w:rsidRDefault="00CE5094" w:rsidP="008104A6">
      <w:pPr>
        <w:spacing w:line="480" w:lineRule="auto"/>
      </w:pPr>
    </w:p>
    <w:p w14:paraId="0A1FD067" w14:textId="77777777" w:rsidR="00CE5094" w:rsidRPr="00FA42BD" w:rsidRDefault="00CE5094" w:rsidP="008104A6">
      <w:pPr>
        <w:spacing w:line="480" w:lineRule="auto"/>
      </w:pPr>
    </w:p>
    <w:p w14:paraId="193B0192" w14:textId="77777777" w:rsidR="00CE5094" w:rsidRPr="00FA42BD" w:rsidRDefault="00CE5094" w:rsidP="008104A6">
      <w:pPr>
        <w:spacing w:line="480" w:lineRule="auto"/>
      </w:pPr>
    </w:p>
    <w:p w14:paraId="66FD0B16" w14:textId="77777777" w:rsidR="00CE5094" w:rsidRPr="00FA42BD" w:rsidRDefault="00CE5094" w:rsidP="008104A6">
      <w:pPr>
        <w:spacing w:line="480" w:lineRule="auto"/>
      </w:pPr>
    </w:p>
    <w:p w14:paraId="5864C3AC" w14:textId="77777777" w:rsidR="00CE5094" w:rsidRPr="00FA42BD" w:rsidRDefault="00CE5094" w:rsidP="008104A6">
      <w:pPr>
        <w:spacing w:line="480" w:lineRule="auto"/>
      </w:pPr>
    </w:p>
    <w:p w14:paraId="7AEAB2F7" w14:textId="77777777" w:rsidR="00CE5094" w:rsidRPr="00FA42BD" w:rsidRDefault="00CE5094" w:rsidP="008104A6">
      <w:pPr>
        <w:spacing w:line="480" w:lineRule="auto"/>
      </w:pPr>
    </w:p>
    <w:p w14:paraId="19AD09BF" w14:textId="77777777" w:rsidR="00CE5094" w:rsidRPr="00FA42BD" w:rsidRDefault="00CE5094" w:rsidP="008104A6">
      <w:pPr>
        <w:spacing w:line="480" w:lineRule="auto"/>
      </w:pPr>
    </w:p>
    <w:p w14:paraId="48F5528C" w14:textId="77777777" w:rsidR="00CE5094" w:rsidRPr="00FA42BD" w:rsidRDefault="00CE5094" w:rsidP="008104A6">
      <w:pPr>
        <w:spacing w:line="480" w:lineRule="auto"/>
      </w:pPr>
    </w:p>
    <w:p w14:paraId="510A5E6C" w14:textId="77777777" w:rsidR="00763A12" w:rsidRDefault="00763A12" w:rsidP="008104A6">
      <w:pPr>
        <w:spacing w:line="480" w:lineRule="auto"/>
      </w:pPr>
      <w:r>
        <w:br w:type="page"/>
      </w:r>
    </w:p>
    <w:p w14:paraId="3C8C356D" w14:textId="6C7EA199" w:rsidR="00B0369E" w:rsidRPr="00FA42BD" w:rsidRDefault="00B0369E" w:rsidP="008104A6">
      <w:pPr>
        <w:spacing w:line="480" w:lineRule="auto"/>
      </w:pPr>
      <w:r w:rsidRPr="00FA42BD">
        <w:lastRenderedPageBreak/>
        <w:t>Figure 3. Plot interior percent cover categories (forest)</w:t>
      </w:r>
    </w:p>
    <w:p w14:paraId="61A9A1F5" w14:textId="77777777" w:rsidR="00160A8F" w:rsidRPr="00FA42BD" w:rsidRDefault="00160A8F" w:rsidP="008104A6">
      <w:pPr>
        <w:spacing w:line="480" w:lineRule="auto"/>
      </w:pPr>
    </w:p>
    <w:p w14:paraId="618359F4" w14:textId="60C585BA" w:rsidR="00160A8F" w:rsidRPr="00FA42BD" w:rsidRDefault="00B0369E" w:rsidP="008104A6">
      <w:pPr>
        <w:spacing w:line="480" w:lineRule="auto"/>
      </w:pPr>
      <w:r w:rsidRPr="00FA42BD">
        <w:rPr>
          <w:noProof/>
        </w:rPr>
        <w:drawing>
          <wp:inline distT="0" distB="0" distL="0" distR="0" wp14:anchorId="14A8198C" wp14:editId="2E3EFE1C">
            <wp:extent cx="5943600" cy="3562985"/>
            <wp:effectExtent l="0" t="0" r="0" b="5715"/>
            <wp:docPr id="580599780"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9780" name="Picture 1" descr="A chart with different colored squares&#10;&#10;Description automatically generated"/>
                    <pic:cNvPicPr/>
                  </pic:nvPicPr>
                  <pic:blipFill>
                    <a:blip r:embed="rId22"/>
                    <a:stretch>
                      <a:fillRect/>
                    </a:stretch>
                  </pic:blipFill>
                  <pic:spPr>
                    <a:xfrm>
                      <a:off x="0" y="0"/>
                      <a:ext cx="5943600" cy="3562985"/>
                    </a:xfrm>
                    <a:prstGeom prst="rect">
                      <a:avLst/>
                    </a:prstGeom>
                  </pic:spPr>
                </pic:pic>
              </a:graphicData>
            </a:graphic>
          </wp:inline>
        </w:drawing>
      </w:r>
    </w:p>
    <w:p w14:paraId="7E3BBE4A" w14:textId="77777777" w:rsidR="00160A8F" w:rsidRPr="00FA42BD" w:rsidRDefault="00160A8F" w:rsidP="008104A6">
      <w:pPr>
        <w:spacing w:line="480" w:lineRule="auto"/>
      </w:pPr>
    </w:p>
    <w:p w14:paraId="628C0077" w14:textId="77777777" w:rsidR="00160A8F" w:rsidRPr="00FA42BD" w:rsidRDefault="00160A8F" w:rsidP="008104A6">
      <w:pPr>
        <w:spacing w:line="480" w:lineRule="auto"/>
      </w:pPr>
    </w:p>
    <w:p w14:paraId="193A7ACD" w14:textId="77777777" w:rsidR="00160A8F" w:rsidRPr="00FA42BD" w:rsidRDefault="00160A8F" w:rsidP="008104A6">
      <w:pPr>
        <w:spacing w:line="480" w:lineRule="auto"/>
      </w:pPr>
    </w:p>
    <w:p w14:paraId="27D58C7B" w14:textId="77777777" w:rsidR="00CE5094" w:rsidRPr="00FA42BD" w:rsidRDefault="00CE5094" w:rsidP="008104A6">
      <w:pPr>
        <w:spacing w:line="480" w:lineRule="auto"/>
      </w:pPr>
    </w:p>
    <w:p w14:paraId="6C00C0DA" w14:textId="77777777" w:rsidR="00CE5094" w:rsidRPr="00FA42BD" w:rsidRDefault="00CE5094" w:rsidP="008104A6">
      <w:pPr>
        <w:spacing w:line="480" w:lineRule="auto"/>
      </w:pPr>
    </w:p>
    <w:p w14:paraId="0DC0795F" w14:textId="77777777" w:rsidR="00CE5094" w:rsidRPr="00FA42BD" w:rsidRDefault="00CE5094" w:rsidP="008104A6">
      <w:pPr>
        <w:spacing w:line="480" w:lineRule="auto"/>
      </w:pPr>
    </w:p>
    <w:p w14:paraId="2C7DE585" w14:textId="77777777" w:rsidR="00CE5094" w:rsidRPr="00FA42BD" w:rsidRDefault="00CE5094" w:rsidP="008104A6">
      <w:pPr>
        <w:spacing w:line="480" w:lineRule="auto"/>
      </w:pPr>
    </w:p>
    <w:p w14:paraId="32009A6F" w14:textId="77777777" w:rsidR="00CE5094" w:rsidRPr="00FA42BD" w:rsidRDefault="00CE5094" w:rsidP="008104A6">
      <w:pPr>
        <w:spacing w:line="480" w:lineRule="auto"/>
      </w:pPr>
    </w:p>
    <w:p w14:paraId="7A694E0F" w14:textId="77777777" w:rsidR="00CE5094" w:rsidRPr="00FA42BD" w:rsidRDefault="00CE5094" w:rsidP="008104A6">
      <w:pPr>
        <w:spacing w:line="480" w:lineRule="auto"/>
      </w:pPr>
    </w:p>
    <w:p w14:paraId="057C5542" w14:textId="77777777" w:rsidR="00CE5094" w:rsidRPr="00FA42BD" w:rsidRDefault="00CE5094" w:rsidP="008104A6">
      <w:pPr>
        <w:spacing w:line="480" w:lineRule="auto"/>
      </w:pPr>
    </w:p>
    <w:p w14:paraId="1496A62E" w14:textId="77777777" w:rsidR="00763A12" w:rsidRDefault="00763A12" w:rsidP="008104A6">
      <w:pPr>
        <w:spacing w:line="480" w:lineRule="auto"/>
        <w:rPr>
          <w:ins w:id="24" w:author="Jeremy Long" w:date="2024-01-19T13:59:00Z"/>
        </w:rPr>
      </w:pPr>
      <w:ins w:id="25" w:author="Jeremy Long" w:date="2024-01-19T13:59:00Z">
        <w:r>
          <w:br w:type="page"/>
        </w:r>
      </w:ins>
    </w:p>
    <w:p w14:paraId="6EBE0254" w14:textId="7C5644B4" w:rsidR="00CF5B7D" w:rsidRPr="00FA42BD" w:rsidRDefault="00CF5B7D" w:rsidP="008104A6">
      <w:pPr>
        <w:spacing w:line="480" w:lineRule="auto"/>
      </w:pPr>
      <w:r w:rsidRPr="00FA42BD">
        <w:lastRenderedPageBreak/>
        <w:t xml:space="preserve">Figure </w:t>
      </w:r>
      <w:r w:rsidR="00B0369E" w:rsidRPr="00FA42BD">
        <w:t>4</w:t>
      </w:r>
      <w:r w:rsidR="00055CE8" w:rsidRPr="00FA42BD">
        <w:t xml:space="preserve">. Plot </w:t>
      </w:r>
      <w:r w:rsidR="00B0369E" w:rsidRPr="00FA42BD">
        <w:t>perimeter</w:t>
      </w:r>
      <w:r w:rsidR="00055CE8" w:rsidRPr="00FA42BD">
        <w:t xml:space="preserve"> percent cover categories (beach)</w:t>
      </w:r>
    </w:p>
    <w:p w14:paraId="136087A2" w14:textId="2D8FA238" w:rsidR="00055CE8" w:rsidRPr="00FA42BD" w:rsidRDefault="00B0369E" w:rsidP="008104A6">
      <w:pPr>
        <w:spacing w:line="480" w:lineRule="auto"/>
      </w:pPr>
      <w:r w:rsidRPr="00FA42BD">
        <w:rPr>
          <w:noProof/>
        </w:rPr>
        <w:drawing>
          <wp:inline distT="0" distB="0" distL="0" distR="0" wp14:anchorId="7A4F1841" wp14:editId="47E93754">
            <wp:extent cx="5943600" cy="3562985"/>
            <wp:effectExtent l="0" t="0" r="0" b="5715"/>
            <wp:docPr id="1227603752"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3752" name="Picture 1" descr="A chart of different colored squares&#10;&#10;Description automatically generated"/>
                    <pic:cNvPicPr/>
                  </pic:nvPicPr>
                  <pic:blipFill>
                    <a:blip r:embed="rId23"/>
                    <a:stretch>
                      <a:fillRect/>
                    </a:stretch>
                  </pic:blipFill>
                  <pic:spPr>
                    <a:xfrm>
                      <a:off x="0" y="0"/>
                      <a:ext cx="5943600" cy="3562985"/>
                    </a:xfrm>
                    <a:prstGeom prst="rect">
                      <a:avLst/>
                    </a:prstGeom>
                  </pic:spPr>
                </pic:pic>
              </a:graphicData>
            </a:graphic>
          </wp:inline>
        </w:drawing>
      </w:r>
    </w:p>
    <w:p w14:paraId="2E2DBCA5" w14:textId="77777777" w:rsidR="00055CE8" w:rsidRPr="00FA42BD" w:rsidRDefault="00055CE8" w:rsidP="008104A6">
      <w:pPr>
        <w:spacing w:line="480" w:lineRule="auto"/>
      </w:pPr>
    </w:p>
    <w:p w14:paraId="0D572E8A" w14:textId="77777777" w:rsidR="00055CE8" w:rsidRPr="00FA42BD" w:rsidRDefault="00055CE8" w:rsidP="008104A6">
      <w:pPr>
        <w:spacing w:line="480" w:lineRule="auto"/>
      </w:pPr>
    </w:p>
    <w:p w14:paraId="52F7E5C6" w14:textId="77777777" w:rsidR="00055CE8" w:rsidRPr="00FA42BD" w:rsidRDefault="00055CE8" w:rsidP="008104A6">
      <w:pPr>
        <w:spacing w:line="480" w:lineRule="auto"/>
      </w:pPr>
    </w:p>
    <w:p w14:paraId="12911B60" w14:textId="77777777" w:rsidR="00055CE8" w:rsidRPr="00FA42BD" w:rsidRDefault="00055CE8" w:rsidP="008104A6">
      <w:pPr>
        <w:spacing w:line="480" w:lineRule="auto"/>
      </w:pPr>
    </w:p>
    <w:p w14:paraId="1E22F856" w14:textId="77777777" w:rsidR="00055CE8" w:rsidRPr="00FA42BD" w:rsidRDefault="00055CE8" w:rsidP="008104A6">
      <w:pPr>
        <w:spacing w:line="480" w:lineRule="auto"/>
      </w:pPr>
    </w:p>
    <w:p w14:paraId="78F06BDB" w14:textId="77777777" w:rsidR="00055CE8" w:rsidRPr="00FA42BD" w:rsidRDefault="00055CE8" w:rsidP="008104A6">
      <w:pPr>
        <w:spacing w:line="480" w:lineRule="auto"/>
      </w:pPr>
    </w:p>
    <w:p w14:paraId="5B19EAF7" w14:textId="77777777" w:rsidR="00055CE8" w:rsidRPr="00FA42BD" w:rsidRDefault="00055CE8" w:rsidP="008104A6">
      <w:pPr>
        <w:spacing w:line="480" w:lineRule="auto"/>
      </w:pPr>
    </w:p>
    <w:p w14:paraId="0589AB7C" w14:textId="77777777" w:rsidR="00055CE8" w:rsidRPr="00FA42BD" w:rsidRDefault="00055CE8" w:rsidP="008104A6">
      <w:pPr>
        <w:spacing w:line="480" w:lineRule="auto"/>
      </w:pPr>
    </w:p>
    <w:p w14:paraId="04BCA1C8" w14:textId="77777777" w:rsidR="00160A8F" w:rsidRPr="00FA42BD" w:rsidRDefault="00160A8F" w:rsidP="008104A6">
      <w:pPr>
        <w:spacing w:line="480" w:lineRule="auto"/>
      </w:pPr>
    </w:p>
    <w:p w14:paraId="3B0F91DD" w14:textId="77777777" w:rsidR="00160A8F" w:rsidRPr="00FA42BD" w:rsidRDefault="00160A8F" w:rsidP="008104A6">
      <w:pPr>
        <w:spacing w:line="480" w:lineRule="auto"/>
      </w:pPr>
    </w:p>
    <w:p w14:paraId="4A5144A4" w14:textId="77777777" w:rsidR="00763A12" w:rsidRDefault="00763A12" w:rsidP="008104A6">
      <w:pPr>
        <w:spacing w:line="480" w:lineRule="auto"/>
      </w:pPr>
      <w:r>
        <w:br w:type="page"/>
      </w:r>
    </w:p>
    <w:p w14:paraId="5AEA333E" w14:textId="38164B3D" w:rsidR="00055CE8" w:rsidRPr="00FA42BD" w:rsidRDefault="00055CE8" w:rsidP="008104A6">
      <w:pPr>
        <w:spacing w:line="480" w:lineRule="auto"/>
      </w:pPr>
      <w:r w:rsidRPr="00FA42BD">
        <w:lastRenderedPageBreak/>
        <w:t xml:space="preserve">Figure </w:t>
      </w:r>
      <w:r w:rsidR="00B0369E" w:rsidRPr="00FA42BD">
        <w:t>5</w:t>
      </w:r>
      <w:r w:rsidRPr="00FA42BD">
        <w:t xml:space="preserve">. Plot </w:t>
      </w:r>
      <w:r w:rsidR="00B0369E" w:rsidRPr="00FA42BD">
        <w:t>perimeter</w:t>
      </w:r>
      <w:r w:rsidRPr="00FA42BD">
        <w:t xml:space="preserve"> percent cover categories (forest)</w:t>
      </w:r>
    </w:p>
    <w:p w14:paraId="74EEFC37" w14:textId="78D2A897" w:rsidR="00CF5B7D" w:rsidRPr="00FA42BD" w:rsidRDefault="00B61340" w:rsidP="008104A6">
      <w:pPr>
        <w:spacing w:line="480" w:lineRule="auto"/>
      </w:pPr>
      <w:r w:rsidRPr="00FA42BD">
        <w:rPr>
          <w:noProof/>
        </w:rPr>
        <w:drawing>
          <wp:inline distT="0" distB="0" distL="0" distR="0" wp14:anchorId="449A96C6" wp14:editId="200226DB">
            <wp:extent cx="5943600" cy="3378200"/>
            <wp:effectExtent l="0" t="0" r="0" b="0"/>
            <wp:docPr id="493434739"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4739" name="Picture 1" descr="A chart with different colored squares&#10;&#10;Description automatically generated"/>
                    <pic:cNvPicPr/>
                  </pic:nvPicPr>
                  <pic:blipFill>
                    <a:blip r:embed="rId24"/>
                    <a:stretch>
                      <a:fillRect/>
                    </a:stretch>
                  </pic:blipFill>
                  <pic:spPr>
                    <a:xfrm>
                      <a:off x="0" y="0"/>
                      <a:ext cx="5943600" cy="3378200"/>
                    </a:xfrm>
                    <a:prstGeom prst="rect">
                      <a:avLst/>
                    </a:prstGeom>
                  </pic:spPr>
                </pic:pic>
              </a:graphicData>
            </a:graphic>
          </wp:inline>
        </w:drawing>
      </w:r>
    </w:p>
    <w:p w14:paraId="2DE466DB" w14:textId="77777777" w:rsidR="00CF5B7D" w:rsidRPr="00FA42BD" w:rsidRDefault="00CF5B7D" w:rsidP="008104A6">
      <w:pPr>
        <w:spacing w:line="480" w:lineRule="auto"/>
      </w:pPr>
    </w:p>
    <w:p w14:paraId="5888DC05" w14:textId="77777777" w:rsidR="00160A8F" w:rsidRPr="00FA42BD" w:rsidRDefault="00160A8F" w:rsidP="008104A6">
      <w:pPr>
        <w:spacing w:line="480" w:lineRule="auto"/>
      </w:pPr>
    </w:p>
    <w:p w14:paraId="39613F64" w14:textId="77777777" w:rsidR="00160A8F" w:rsidRPr="00FA42BD" w:rsidRDefault="00160A8F" w:rsidP="008104A6">
      <w:pPr>
        <w:spacing w:line="480" w:lineRule="auto"/>
        <w:textAlignment w:val="baseline"/>
        <w:rPr>
          <w:color w:val="000000"/>
        </w:rPr>
      </w:pPr>
    </w:p>
    <w:sectPr w:rsidR="00160A8F" w:rsidRPr="00FA42BD" w:rsidSect="00DF52BE">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Long" w:date="2024-01-26T12:14:00Z" w:initials="JDL">
    <w:p w14:paraId="4E50E783" w14:textId="77777777" w:rsidR="008104A6" w:rsidRDefault="008104A6" w:rsidP="008104A6">
      <w:pPr>
        <w:pStyle w:val="CommentText"/>
      </w:pPr>
      <w:r>
        <w:rPr>
          <w:rStyle w:val="CommentReference"/>
        </w:rPr>
        <w:annotationRef/>
      </w:r>
      <w:r>
        <w:t>Add Andy.</w:t>
      </w:r>
    </w:p>
    <w:p w14:paraId="10CE6DED" w14:textId="77777777" w:rsidR="008104A6" w:rsidRDefault="008104A6" w:rsidP="008104A6">
      <w:pPr>
        <w:pStyle w:val="CommentText"/>
      </w:pPr>
    </w:p>
    <w:p w14:paraId="5A5BCEB3" w14:textId="77777777" w:rsidR="008104A6" w:rsidRDefault="008104A6" w:rsidP="008104A6">
      <w:pPr>
        <w:pStyle w:val="CommentText"/>
      </w:pPr>
      <w:r>
        <w:t>Also, I assume you are adding Rosa second as a sign of gratitude and respect. I’m good with that. But I might suggest that after her, you add the others alphabetically (but please keep me as senior/last author).</w:t>
      </w:r>
    </w:p>
  </w:comment>
  <w:comment w:id="1" w:author="Ricardo Desantiago" w:date="2024-01-29T19:57:00Z" w:initials="RD">
    <w:p w14:paraId="0F158C50" w14:textId="77777777" w:rsidR="008104A6" w:rsidRDefault="008104A6" w:rsidP="008104A6">
      <w:r>
        <w:rPr>
          <w:rStyle w:val="CommentReference"/>
        </w:rPr>
        <w:annotationRef/>
      </w:r>
      <w:r>
        <w:rPr>
          <w:rFonts w:asciiTheme="minorHAnsi" w:eastAsiaTheme="minorHAnsi" w:hAnsiTheme="minorHAnsi" w:cstheme="minorBidi"/>
          <w:kern w:val="2"/>
          <w:sz w:val="20"/>
          <w:szCs w:val="20"/>
          <w14:ligatures w14:val="standardContextual"/>
        </w:rPr>
        <w:t>I had a conversation with Aurora and she asked to not be included as a co-author. Nothing bad, just uncomfortable with it and not necessary for her job. Happy to chat later but she just wants her and ECOSUR to be shouted out in the acknowledgment</w:t>
      </w:r>
    </w:p>
  </w:comment>
  <w:comment w:id="2" w:author="Ricardo Desantiago" w:date="2024-01-31T19:20:00Z" w:initials="RD">
    <w:p w14:paraId="221C9E6E" w14:textId="77777777" w:rsidR="00215BF3" w:rsidRDefault="00215BF3" w:rsidP="00F818E8">
      <w:r>
        <w:rPr>
          <w:rStyle w:val="CommentReference"/>
        </w:rPr>
        <w:annotationRef/>
      </w:r>
      <w:r>
        <w:rPr>
          <w:rFonts w:asciiTheme="minorHAnsi" w:eastAsiaTheme="minorHAnsi" w:hAnsiTheme="minorHAnsi" w:cstheme="minorBidi"/>
          <w:kern w:val="2"/>
          <w:sz w:val="20"/>
          <w:szCs w:val="20"/>
          <w14:ligatures w14:val="standardContextual"/>
        </w:rPr>
        <w:t>“ (ALSO PROVIDE SENSE OF THE SIZE OF DEPOSITS…HOW FAR UP THE BEACH AND ALONG THE BEACH). “ The only estimates of depth of these deposits is “3ft” by a NPS report which I think grossly underestimates actual deposits. Unfortunately I can’t find any real references at that resolution… big picture rules the literature here.</w:t>
      </w:r>
    </w:p>
    <w:p w14:paraId="6417CB40" w14:textId="77777777" w:rsidR="00215BF3" w:rsidRDefault="00215BF3" w:rsidP="00F818E8"/>
  </w:comment>
  <w:comment w:id="3" w:author="Jeremy Long" w:date="2024-01-27T11:16:00Z" w:initials="JDL">
    <w:p w14:paraId="7675786E" w14:textId="1956273E" w:rsidR="008104A6" w:rsidRDefault="008104A6" w:rsidP="008104A6">
      <w:pPr>
        <w:pStyle w:val="CommentText"/>
      </w:pPr>
      <w:r>
        <w:rPr>
          <w:rStyle w:val="CommentReference"/>
        </w:rPr>
        <w:annotationRef/>
      </w:r>
      <w:r>
        <w:t>I’m going to come back to this at a later edit. But I think we definitely want something like it.</w:t>
      </w:r>
    </w:p>
  </w:comment>
  <w:comment w:id="4" w:author="Jeremy Long" w:date="2023-07-01T10:50:00Z" w:initials="JDL">
    <w:p w14:paraId="09C3B9D8" w14:textId="77777777" w:rsidR="00601E59" w:rsidRDefault="00601E59" w:rsidP="00601E59">
      <w:pPr>
        <w:pStyle w:val="CommentText"/>
      </w:pPr>
      <w:r>
        <w:rPr>
          <w:rStyle w:val="CommentReference"/>
        </w:rPr>
        <w:annotationRef/>
      </w:r>
      <w:r>
        <w:t>Need support letter to indicate continued support of the propose experiments AND do they want funds/willing to provide additional services for free???</w:t>
      </w:r>
    </w:p>
  </w:comment>
  <w:comment w:id="7" w:author="Ricardo Desantiago" w:date="2024-01-26T11:03:00Z" w:initials="RD">
    <w:p w14:paraId="43768B69" w14:textId="77777777" w:rsidR="00A97C95" w:rsidRDefault="00A97C95" w:rsidP="005C1ED0">
      <w:r>
        <w:rPr>
          <w:rStyle w:val="CommentReference"/>
        </w:rPr>
        <w:annotationRef/>
      </w:r>
      <w:r>
        <w:rPr>
          <w:rFonts w:asciiTheme="minorHAnsi" w:eastAsiaTheme="minorHAnsi" w:hAnsiTheme="minorHAnsi" w:cstheme="minorBidi"/>
          <w:kern w:val="2"/>
          <w:sz w:val="20"/>
          <w:szCs w:val="20"/>
          <w14:ligatures w14:val="standardContextual"/>
        </w:rPr>
        <w:t>Unfamiliar with this paper, must find.</w:t>
      </w:r>
    </w:p>
  </w:comment>
  <w:comment w:id="5" w:author="Ricardo Desantiago" w:date="2024-02-01T15:58:00Z" w:initials="RD">
    <w:p w14:paraId="41AFE864" w14:textId="77777777" w:rsidR="001D29D0" w:rsidRDefault="005B6FAA" w:rsidP="0067124E">
      <w:r>
        <w:rPr>
          <w:rStyle w:val="CommentReference"/>
        </w:rPr>
        <w:annotationRef/>
      </w:r>
      <w:r w:rsidR="001D29D0">
        <w:rPr>
          <w:rFonts w:asciiTheme="minorHAnsi" w:eastAsiaTheme="minorHAnsi" w:hAnsiTheme="minorHAnsi" w:cstheme="minorBidi"/>
          <w:kern w:val="2"/>
          <w:sz w:val="20"/>
          <w:szCs w:val="20"/>
          <w14:ligatures w14:val="standardContextual"/>
        </w:rPr>
        <w:t>This feels a bit out of place and I am not completely sure it moves our story along… I assume its particularly important for some of the data we collected (CO2) but we didn’t get in situ temp so idk. Happy to keep it if you think its helpful.</w:t>
      </w:r>
    </w:p>
  </w:comment>
  <w:comment w:id="6" w:author="Ricardo Desantiago" w:date="2024-02-01T16:09:00Z" w:initials="RD">
    <w:p w14:paraId="69E58922" w14:textId="77777777" w:rsidR="001D29D0" w:rsidRDefault="001D29D0" w:rsidP="00886C84">
      <w:r>
        <w:rPr>
          <w:rStyle w:val="CommentReference"/>
        </w:rPr>
        <w:annotationRef/>
      </w:r>
      <w:r>
        <w:rPr>
          <w:rFonts w:asciiTheme="minorHAnsi" w:eastAsiaTheme="minorHAnsi" w:hAnsiTheme="minorHAnsi" w:cstheme="minorBidi"/>
          <w:kern w:val="2"/>
          <w:sz w:val="20"/>
          <w:szCs w:val="20"/>
          <w14:ligatures w14:val="standardContextual"/>
        </w:rPr>
        <w:t>Maybe fits better in the site descriptions below??</w:t>
      </w:r>
    </w:p>
  </w:comment>
  <w:comment w:id="8" w:author="Jeremy Long" w:date="2023-11-12T19:51:00Z" w:initials="JDL">
    <w:p w14:paraId="12A25E9E" w14:textId="51F20390" w:rsidR="000817C9" w:rsidRDefault="000817C9">
      <w:pPr>
        <w:pStyle w:val="CommentText"/>
      </w:pPr>
      <w:r>
        <w:rPr>
          <w:rStyle w:val="CommentReference"/>
        </w:rPr>
        <w:annotationRef/>
      </w:r>
      <w:r>
        <w:t xml:space="preserve">Don’t we have samples from the other time periods? Just trying to make sure I understand. </w:t>
      </w:r>
    </w:p>
  </w:comment>
  <w:comment w:id="9" w:author="Jeremy Long" w:date="2023-11-30T15:13:00Z" w:initials="JDL">
    <w:p w14:paraId="4103BF1E" w14:textId="4D3B3E8D" w:rsidR="002D77F7" w:rsidRDefault="002D77F7">
      <w:pPr>
        <w:pStyle w:val="CommentText"/>
      </w:pPr>
      <w:r>
        <w:rPr>
          <w:rStyle w:val="CommentReference"/>
        </w:rPr>
        <w:annotationRef/>
      </w:r>
      <w:r>
        <w:t>Feels like we need more detail here for how we analyzed. Maybe ask Lipson.</w:t>
      </w:r>
    </w:p>
  </w:comment>
  <w:comment w:id="10" w:author="Jeremy Long" w:date="2024-01-19T11:50:00Z" w:initials="JDL">
    <w:p w14:paraId="011E2ECA" w14:textId="77777777" w:rsidR="00763A12" w:rsidRDefault="00763A12">
      <w:pPr>
        <w:pStyle w:val="CommentText"/>
      </w:pPr>
      <w:r>
        <w:rPr>
          <w:rStyle w:val="CommentReference"/>
        </w:rPr>
        <w:annotationRef/>
      </w:r>
      <w:r>
        <w:t>The perimeter and ladder surveys are hard for me to think about because I can’t remember what we are doing. For the perimeter, I think it’s reasonable to focus on August 2022 and 2023.</w:t>
      </w:r>
    </w:p>
    <w:p w14:paraId="40151014" w14:textId="77777777" w:rsidR="00763A12" w:rsidRDefault="00763A12">
      <w:pPr>
        <w:pStyle w:val="CommentText"/>
      </w:pPr>
    </w:p>
    <w:p w14:paraId="7BF5DAAF" w14:textId="4715E2A7" w:rsidR="00763A12" w:rsidRDefault="00763A12">
      <w:pPr>
        <w:pStyle w:val="CommentText"/>
      </w:pPr>
      <w:r>
        <w:t>But for the ladder surveys, I wasn’t sure if we were just dropping those, or basically trying to convert our distances into distances from the edge.</w:t>
      </w:r>
    </w:p>
  </w:comment>
  <w:comment w:id="11" w:author="Jeremy Long" w:date="2024-01-17T14:20:00Z" w:initials="JDL">
    <w:p w14:paraId="3BB7AB6C" w14:textId="49B64938" w:rsidR="00763A12" w:rsidRDefault="00763A12">
      <w:pPr>
        <w:pStyle w:val="CommentText"/>
      </w:pPr>
      <w:r>
        <w:rPr>
          <w:rStyle w:val="CommentReference"/>
        </w:rPr>
        <w:annotationRef/>
      </w:r>
      <w:r>
        <w:t>I need to come back to this.</w:t>
      </w:r>
    </w:p>
  </w:comment>
  <w:comment w:id="12" w:author="Jeremy Long" w:date="2024-01-18T15:29:00Z" w:initials="JDL">
    <w:p w14:paraId="6FE03560" w14:textId="71EB7083" w:rsidR="00763A12" w:rsidRDefault="00763A12">
      <w:pPr>
        <w:pStyle w:val="CommentText"/>
      </w:pPr>
      <w:r>
        <w:rPr>
          <w:rStyle w:val="CommentReference"/>
        </w:rPr>
        <w:annotationRef/>
      </w:r>
      <w:r>
        <w:t>Unfortunately, I think I also need to wait on this section until the data are in.</w:t>
      </w:r>
    </w:p>
  </w:comment>
  <w:comment w:id="13" w:author="Jeremy Long" w:date="2024-01-19T13:08:00Z" w:initials="JDL">
    <w:p w14:paraId="32F1A03D" w14:textId="6B89755D" w:rsidR="00763A12" w:rsidRDefault="00763A12">
      <w:pPr>
        <w:pStyle w:val="CommentText"/>
      </w:pPr>
      <w:r>
        <w:rPr>
          <w:rStyle w:val="CommentReference"/>
        </w:rPr>
        <w:annotationRef/>
      </w:r>
      <w:r>
        <w:t>Can you remind me how soon after deployment of piles did we sample these pitfall traps? And can we add that here (and in methods if we don’t already do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A5BCEB3" w15:done="0"/>
  <w15:commentEx w15:paraId="0F158C50" w15:paraIdParent="5A5BCEB3" w15:done="0"/>
  <w15:commentEx w15:paraId="6417CB40" w15:done="0"/>
  <w15:commentEx w15:paraId="7675786E" w15:done="0"/>
  <w15:commentEx w15:paraId="09C3B9D8" w15:done="0"/>
  <w15:commentEx w15:paraId="43768B69" w15:done="0"/>
  <w15:commentEx w15:paraId="41AFE864" w15:done="0"/>
  <w15:commentEx w15:paraId="69E58922" w15:paraIdParent="41AFE864" w15:done="0"/>
  <w15:commentEx w15:paraId="12A25E9E" w15:done="0"/>
  <w15:commentEx w15:paraId="4103BF1E" w15:done="0"/>
  <w15:commentEx w15:paraId="7BF5DAAF" w15:done="0"/>
  <w15:commentEx w15:paraId="3BB7AB6C" w15:done="0"/>
  <w15:commentEx w15:paraId="6FE03560" w15:done="0"/>
  <w15:commentEx w15:paraId="32F1A0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E20AE" w16cex:dateUtc="2024-01-26T17:14:00Z"/>
  <w16cex:commentExtensible w16cex:durableId="296281B9" w16cex:dateUtc="2024-01-30T03:57:00Z"/>
  <w16cex:commentExtensible w16cex:durableId="29651BF3" w16cex:dateUtc="2024-02-01T03:20:00Z"/>
  <w16cex:commentExtensible w16cex:durableId="295F649A" w16cex:dateUtc="2024-01-27T16:16:00Z"/>
  <w16cex:commentExtensible w16cex:durableId="284A838A" w16cex:dateUtc="2023-07-01T17:50:00Z"/>
  <w16cex:commentExtensible w16cex:durableId="295E1006" w16cex:dateUtc="2024-01-26T19:03:00Z"/>
  <w16cex:commentExtensible w16cex:durableId="29663E35" w16cex:dateUtc="2024-02-01T23:58:00Z"/>
  <w16cex:commentExtensible w16cex:durableId="296640C4" w16cex:dateUtc="2024-02-02T00:09:00Z"/>
  <w16cex:commentExtensible w16cex:durableId="28FBAB57" w16cex:dateUtc="2023-11-13T03:51:00Z"/>
  <w16cex:commentExtensible w16cex:durableId="29132510" w16cex:dateUtc="2023-11-30T23:13:00Z"/>
  <w16cex:commentExtensible w16cex:durableId="2954E06A" w16cex:dateUtc="2024-01-19T16:50:00Z"/>
  <w16cex:commentExtensible w16cex:durableId="295260A9" w16cex:dateUtc="2024-01-17T19:20:00Z"/>
  <w16cex:commentExtensible w16cex:durableId="2953C24A" w16cex:dateUtc="2024-01-18T20:29:00Z"/>
  <w16cex:commentExtensible w16cex:durableId="2954F2D9" w16cex:dateUtc="2024-01-19T1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A5BCEB3" w16cid:durableId="295E20AE"/>
  <w16cid:commentId w16cid:paraId="0F158C50" w16cid:durableId="296281B9"/>
  <w16cid:commentId w16cid:paraId="6417CB40" w16cid:durableId="29651BF3"/>
  <w16cid:commentId w16cid:paraId="7675786E" w16cid:durableId="295F649A"/>
  <w16cid:commentId w16cid:paraId="09C3B9D8" w16cid:durableId="284A838A"/>
  <w16cid:commentId w16cid:paraId="43768B69" w16cid:durableId="295E1006"/>
  <w16cid:commentId w16cid:paraId="41AFE864" w16cid:durableId="29663E35"/>
  <w16cid:commentId w16cid:paraId="69E58922" w16cid:durableId="296640C4"/>
  <w16cid:commentId w16cid:paraId="12A25E9E" w16cid:durableId="28FBAB57"/>
  <w16cid:commentId w16cid:paraId="4103BF1E" w16cid:durableId="29132510"/>
  <w16cid:commentId w16cid:paraId="7BF5DAAF" w16cid:durableId="2954E06A"/>
  <w16cid:commentId w16cid:paraId="3BB7AB6C" w16cid:durableId="295260A9"/>
  <w16cid:commentId w16cid:paraId="6FE03560" w16cid:durableId="2953C24A"/>
  <w16cid:commentId w16cid:paraId="32F1A03D" w16cid:durableId="2954F2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D6CAE" w14:textId="77777777" w:rsidR="00C26C5F" w:rsidRDefault="00C26C5F" w:rsidP="00AC7780">
      <w:r>
        <w:separator/>
      </w:r>
    </w:p>
  </w:endnote>
  <w:endnote w:type="continuationSeparator" w:id="0">
    <w:p w14:paraId="448FF526" w14:textId="77777777" w:rsidR="00C26C5F" w:rsidRDefault="00C26C5F" w:rsidP="00AC7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
    <w:altName w:val="Cambria"/>
    <w:panose1 w:val="020B0604020202020204"/>
    <w:charset w:val="00"/>
    <w:family w:val="roman"/>
    <w:pitch w:val="default"/>
  </w:font>
  <w:font w:name="Yu Mincho Light">
    <w:panose1 w:val="020203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678F2" w14:textId="77777777" w:rsidR="00C26C5F" w:rsidRDefault="00C26C5F" w:rsidP="00AC7780">
      <w:r>
        <w:separator/>
      </w:r>
    </w:p>
  </w:footnote>
  <w:footnote w:type="continuationSeparator" w:id="0">
    <w:p w14:paraId="1CE1958D" w14:textId="77777777" w:rsidR="00C26C5F" w:rsidRDefault="00C26C5F" w:rsidP="00AC7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1CDF"/>
    <w:multiLevelType w:val="multilevel"/>
    <w:tmpl w:val="782C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D3E22"/>
    <w:multiLevelType w:val="hybridMultilevel"/>
    <w:tmpl w:val="DD22E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801AB"/>
    <w:multiLevelType w:val="hybridMultilevel"/>
    <w:tmpl w:val="6A7CA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E70F9"/>
    <w:multiLevelType w:val="hybridMultilevel"/>
    <w:tmpl w:val="9CE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12A75"/>
    <w:multiLevelType w:val="hybridMultilevel"/>
    <w:tmpl w:val="FEC0A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53890"/>
    <w:multiLevelType w:val="hybridMultilevel"/>
    <w:tmpl w:val="5C84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C8B5E21"/>
    <w:multiLevelType w:val="multilevel"/>
    <w:tmpl w:val="C872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9019589">
    <w:abstractNumId w:val="1"/>
  </w:num>
  <w:num w:numId="2" w16cid:durableId="325861990">
    <w:abstractNumId w:val="4"/>
  </w:num>
  <w:num w:numId="3" w16cid:durableId="17396851">
    <w:abstractNumId w:val="5"/>
  </w:num>
  <w:num w:numId="4" w16cid:durableId="1946960218">
    <w:abstractNumId w:val="2"/>
  </w:num>
  <w:num w:numId="5" w16cid:durableId="1139153557">
    <w:abstractNumId w:val="3"/>
  </w:num>
  <w:num w:numId="6" w16cid:durableId="1850018307">
    <w:abstractNumId w:val="6"/>
  </w:num>
  <w:num w:numId="7" w16cid:durableId="15007352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Long">
    <w15:presenceInfo w15:providerId="None" w15:userId="Jeremy Long"/>
  </w15:person>
  <w15:person w15:author="Ricardo Desantiago">
    <w15:presenceInfo w15:providerId="AD" w15:userId="S::rdesantiago@sdsu.edu::c98f5949-276d-4cb6-a7f8-253ad38025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BC"/>
    <w:rsid w:val="000016E1"/>
    <w:rsid w:val="000046CA"/>
    <w:rsid w:val="00004B94"/>
    <w:rsid w:val="00004B97"/>
    <w:rsid w:val="000104F6"/>
    <w:rsid w:val="00011204"/>
    <w:rsid w:val="00011AA4"/>
    <w:rsid w:val="000152BD"/>
    <w:rsid w:val="000222A2"/>
    <w:rsid w:val="00023A9A"/>
    <w:rsid w:val="000253EB"/>
    <w:rsid w:val="00026DB9"/>
    <w:rsid w:val="00031E7B"/>
    <w:rsid w:val="00035CD6"/>
    <w:rsid w:val="00037FC4"/>
    <w:rsid w:val="00047E0C"/>
    <w:rsid w:val="00051660"/>
    <w:rsid w:val="00053A8B"/>
    <w:rsid w:val="00055CE8"/>
    <w:rsid w:val="0005639F"/>
    <w:rsid w:val="00060982"/>
    <w:rsid w:val="000643FE"/>
    <w:rsid w:val="000647D7"/>
    <w:rsid w:val="0007018E"/>
    <w:rsid w:val="00074A6A"/>
    <w:rsid w:val="00074FF5"/>
    <w:rsid w:val="00075CBD"/>
    <w:rsid w:val="00076C98"/>
    <w:rsid w:val="000817C9"/>
    <w:rsid w:val="00087CD4"/>
    <w:rsid w:val="000A0720"/>
    <w:rsid w:val="000A7236"/>
    <w:rsid w:val="000B2FAB"/>
    <w:rsid w:val="000C1CBC"/>
    <w:rsid w:val="000C2845"/>
    <w:rsid w:val="000D66B8"/>
    <w:rsid w:val="000E3E9D"/>
    <w:rsid w:val="000F362C"/>
    <w:rsid w:val="000F3F0D"/>
    <w:rsid w:val="000F7AF3"/>
    <w:rsid w:val="0010646D"/>
    <w:rsid w:val="00110D06"/>
    <w:rsid w:val="001124F3"/>
    <w:rsid w:val="00121D35"/>
    <w:rsid w:val="00125F62"/>
    <w:rsid w:val="00130B3C"/>
    <w:rsid w:val="0013538D"/>
    <w:rsid w:val="00150131"/>
    <w:rsid w:val="00153D66"/>
    <w:rsid w:val="00156F8C"/>
    <w:rsid w:val="00160A8F"/>
    <w:rsid w:val="001632B7"/>
    <w:rsid w:val="00163D00"/>
    <w:rsid w:val="00165D21"/>
    <w:rsid w:val="00167854"/>
    <w:rsid w:val="00175A9C"/>
    <w:rsid w:val="001804D1"/>
    <w:rsid w:val="00180941"/>
    <w:rsid w:val="00183576"/>
    <w:rsid w:val="00187810"/>
    <w:rsid w:val="001921F9"/>
    <w:rsid w:val="001A7CAC"/>
    <w:rsid w:val="001B0BDA"/>
    <w:rsid w:val="001B7FB8"/>
    <w:rsid w:val="001C55B8"/>
    <w:rsid w:val="001C7DA4"/>
    <w:rsid w:val="001D1952"/>
    <w:rsid w:val="001D29D0"/>
    <w:rsid w:val="001E02C4"/>
    <w:rsid w:val="001E7E56"/>
    <w:rsid w:val="001F0860"/>
    <w:rsid w:val="001F7AC6"/>
    <w:rsid w:val="002113AB"/>
    <w:rsid w:val="0021386B"/>
    <w:rsid w:val="00215BF3"/>
    <w:rsid w:val="002167B1"/>
    <w:rsid w:val="0021697C"/>
    <w:rsid w:val="00221BC4"/>
    <w:rsid w:val="00227F01"/>
    <w:rsid w:val="00231FB2"/>
    <w:rsid w:val="0023252B"/>
    <w:rsid w:val="0023761E"/>
    <w:rsid w:val="002431FC"/>
    <w:rsid w:val="0024330C"/>
    <w:rsid w:val="00245FCA"/>
    <w:rsid w:val="00250CC3"/>
    <w:rsid w:val="002531D3"/>
    <w:rsid w:val="002542FD"/>
    <w:rsid w:val="002543F0"/>
    <w:rsid w:val="002558F6"/>
    <w:rsid w:val="0026090F"/>
    <w:rsid w:val="0026217F"/>
    <w:rsid w:val="00270F8D"/>
    <w:rsid w:val="0027157D"/>
    <w:rsid w:val="00273337"/>
    <w:rsid w:val="0028606E"/>
    <w:rsid w:val="00296830"/>
    <w:rsid w:val="002A5C91"/>
    <w:rsid w:val="002B1772"/>
    <w:rsid w:val="002B2A42"/>
    <w:rsid w:val="002B2F30"/>
    <w:rsid w:val="002B44DB"/>
    <w:rsid w:val="002B57FC"/>
    <w:rsid w:val="002B5ED7"/>
    <w:rsid w:val="002C0C01"/>
    <w:rsid w:val="002D777C"/>
    <w:rsid w:val="002D77F7"/>
    <w:rsid w:val="002E5D1B"/>
    <w:rsid w:val="002E6578"/>
    <w:rsid w:val="00300E0B"/>
    <w:rsid w:val="00305D33"/>
    <w:rsid w:val="00307DD2"/>
    <w:rsid w:val="00312041"/>
    <w:rsid w:val="00323966"/>
    <w:rsid w:val="00325E32"/>
    <w:rsid w:val="003309CA"/>
    <w:rsid w:val="00335252"/>
    <w:rsid w:val="003405D0"/>
    <w:rsid w:val="0034376B"/>
    <w:rsid w:val="00351A97"/>
    <w:rsid w:val="00355A91"/>
    <w:rsid w:val="00355E51"/>
    <w:rsid w:val="003604D4"/>
    <w:rsid w:val="00361121"/>
    <w:rsid w:val="003616C3"/>
    <w:rsid w:val="00362A18"/>
    <w:rsid w:val="0036435B"/>
    <w:rsid w:val="00367923"/>
    <w:rsid w:val="003721CF"/>
    <w:rsid w:val="00375C47"/>
    <w:rsid w:val="00385ECB"/>
    <w:rsid w:val="00392690"/>
    <w:rsid w:val="00397A08"/>
    <w:rsid w:val="003A3675"/>
    <w:rsid w:val="003A483B"/>
    <w:rsid w:val="003B17EC"/>
    <w:rsid w:val="003B1B7A"/>
    <w:rsid w:val="003B3AA4"/>
    <w:rsid w:val="003B73FA"/>
    <w:rsid w:val="003C1541"/>
    <w:rsid w:val="003C5709"/>
    <w:rsid w:val="003C57BE"/>
    <w:rsid w:val="003C713E"/>
    <w:rsid w:val="003E6EBD"/>
    <w:rsid w:val="003F42D7"/>
    <w:rsid w:val="004115C0"/>
    <w:rsid w:val="00416398"/>
    <w:rsid w:val="00416615"/>
    <w:rsid w:val="00434E1F"/>
    <w:rsid w:val="0043676E"/>
    <w:rsid w:val="00447D8A"/>
    <w:rsid w:val="0045017B"/>
    <w:rsid w:val="00451157"/>
    <w:rsid w:val="004606A7"/>
    <w:rsid w:val="0046124E"/>
    <w:rsid w:val="00465002"/>
    <w:rsid w:val="004A049F"/>
    <w:rsid w:val="004A3710"/>
    <w:rsid w:val="004C2D65"/>
    <w:rsid w:val="004C2E76"/>
    <w:rsid w:val="004D1C3B"/>
    <w:rsid w:val="004D3FD5"/>
    <w:rsid w:val="004D48CE"/>
    <w:rsid w:val="004E5A95"/>
    <w:rsid w:val="004E6BEA"/>
    <w:rsid w:val="00503FD6"/>
    <w:rsid w:val="00506AEE"/>
    <w:rsid w:val="00513537"/>
    <w:rsid w:val="005212D5"/>
    <w:rsid w:val="0052653E"/>
    <w:rsid w:val="00530BFB"/>
    <w:rsid w:val="00550BB1"/>
    <w:rsid w:val="00560F3E"/>
    <w:rsid w:val="0057780F"/>
    <w:rsid w:val="005859EA"/>
    <w:rsid w:val="00592838"/>
    <w:rsid w:val="005A34C2"/>
    <w:rsid w:val="005B01DD"/>
    <w:rsid w:val="005B2DFC"/>
    <w:rsid w:val="005B6FAA"/>
    <w:rsid w:val="005D0BA3"/>
    <w:rsid w:val="005D5022"/>
    <w:rsid w:val="005F4283"/>
    <w:rsid w:val="005F69B8"/>
    <w:rsid w:val="005F6C2A"/>
    <w:rsid w:val="005F7A5C"/>
    <w:rsid w:val="00601E59"/>
    <w:rsid w:val="00604798"/>
    <w:rsid w:val="00604C42"/>
    <w:rsid w:val="006100D6"/>
    <w:rsid w:val="0061073F"/>
    <w:rsid w:val="0061182B"/>
    <w:rsid w:val="006132AE"/>
    <w:rsid w:val="00613702"/>
    <w:rsid w:val="00621298"/>
    <w:rsid w:val="00625215"/>
    <w:rsid w:val="00625844"/>
    <w:rsid w:val="006278CB"/>
    <w:rsid w:val="00627CC9"/>
    <w:rsid w:val="00631984"/>
    <w:rsid w:val="00642169"/>
    <w:rsid w:val="00643F6F"/>
    <w:rsid w:val="0066110E"/>
    <w:rsid w:val="00665BD0"/>
    <w:rsid w:val="00671446"/>
    <w:rsid w:val="00672546"/>
    <w:rsid w:val="006728B1"/>
    <w:rsid w:val="006734F1"/>
    <w:rsid w:val="00694716"/>
    <w:rsid w:val="006A3B54"/>
    <w:rsid w:val="006A6726"/>
    <w:rsid w:val="006A69A0"/>
    <w:rsid w:val="006B6BD5"/>
    <w:rsid w:val="006C3D88"/>
    <w:rsid w:val="006C3FAF"/>
    <w:rsid w:val="006C6557"/>
    <w:rsid w:val="006D5A3F"/>
    <w:rsid w:val="006E17DF"/>
    <w:rsid w:val="006E4131"/>
    <w:rsid w:val="006E7CA4"/>
    <w:rsid w:val="006F0D99"/>
    <w:rsid w:val="006F3764"/>
    <w:rsid w:val="006F412A"/>
    <w:rsid w:val="0070012D"/>
    <w:rsid w:val="00700751"/>
    <w:rsid w:val="007024E7"/>
    <w:rsid w:val="0071046D"/>
    <w:rsid w:val="00712713"/>
    <w:rsid w:val="007178BA"/>
    <w:rsid w:val="007224EC"/>
    <w:rsid w:val="007269BF"/>
    <w:rsid w:val="00733B05"/>
    <w:rsid w:val="007364CF"/>
    <w:rsid w:val="00742B8D"/>
    <w:rsid w:val="007446A7"/>
    <w:rsid w:val="00746825"/>
    <w:rsid w:val="0075443A"/>
    <w:rsid w:val="00754B2F"/>
    <w:rsid w:val="00755A6C"/>
    <w:rsid w:val="00755A98"/>
    <w:rsid w:val="00760270"/>
    <w:rsid w:val="00763A12"/>
    <w:rsid w:val="00773AE5"/>
    <w:rsid w:val="00774E1F"/>
    <w:rsid w:val="00783E58"/>
    <w:rsid w:val="0078526C"/>
    <w:rsid w:val="007A32B5"/>
    <w:rsid w:val="007A3C91"/>
    <w:rsid w:val="007A77B8"/>
    <w:rsid w:val="007B529A"/>
    <w:rsid w:val="007C270F"/>
    <w:rsid w:val="007D3260"/>
    <w:rsid w:val="007E5EDD"/>
    <w:rsid w:val="007F544F"/>
    <w:rsid w:val="00803B31"/>
    <w:rsid w:val="0080424F"/>
    <w:rsid w:val="0080439A"/>
    <w:rsid w:val="00810213"/>
    <w:rsid w:val="008104A6"/>
    <w:rsid w:val="00810873"/>
    <w:rsid w:val="0081235A"/>
    <w:rsid w:val="00812B5D"/>
    <w:rsid w:val="00813320"/>
    <w:rsid w:val="00822F7D"/>
    <w:rsid w:val="00823E60"/>
    <w:rsid w:val="00823FBC"/>
    <w:rsid w:val="00825C24"/>
    <w:rsid w:val="008439EE"/>
    <w:rsid w:val="00845ED7"/>
    <w:rsid w:val="00855857"/>
    <w:rsid w:val="0085754F"/>
    <w:rsid w:val="00862E00"/>
    <w:rsid w:val="00871F56"/>
    <w:rsid w:val="008750DD"/>
    <w:rsid w:val="00876BFB"/>
    <w:rsid w:val="00877580"/>
    <w:rsid w:val="00881AB1"/>
    <w:rsid w:val="00885AED"/>
    <w:rsid w:val="0089201B"/>
    <w:rsid w:val="008944DD"/>
    <w:rsid w:val="00895626"/>
    <w:rsid w:val="00895752"/>
    <w:rsid w:val="008A72CA"/>
    <w:rsid w:val="008B0607"/>
    <w:rsid w:val="008C03B9"/>
    <w:rsid w:val="008C4B8A"/>
    <w:rsid w:val="008C5640"/>
    <w:rsid w:val="008C6756"/>
    <w:rsid w:val="008C7411"/>
    <w:rsid w:val="008D2916"/>
    <w:rsid w:val="008D2A57"/>
    <w:rsid w:val="008D3D6D"/>
    <w:rsid w:val="008D4038"/>
    <w:rsid w:val="008D68DD"/>
    <w:rsid w:val="008E3951"/>
    <w:rsid w:val="008F319A"/>
    <w:rsid w:val="008F3A5B"/>
    <w:rsid w:val="008F4880"/>
    <w:rsid w:val="008F61D7"/>
    <w:rsid w:val="008F63CC"/>
    <w:rsid w:val="009043E0"/>
    <w:rsid w:val="00904D30"/>
    <w:rsid w:val="0090723E"/>
    <w:rsid w:val="009122A3"/>
    <w:rsid w:val="00927EED"/>
    <w:rsid w:val="00927FED"/>
    <w:rsid w:val="00935A62"/>
    <w:rsid w:val="00937F5B"/>
    <w:rsid w:val="00943107"/>
    <w:rsid w:val="00945F74"/>
    <w:rsid w:val="00951B85"/>
    <w:rsid w:val="0095365B"/>
    <w:rsid w:val="00954212"/>
    <w:rsid w:val="009555E6"/>
    <w:rsid w:val="00957391"/>
    <w:rsid w:val="0096172E"/>
    <w:rsid w:val="00966CBD"/>
    <w:rsid w:val="00980DF8"/>
    <w:rsid w:val="009839F8"/>
    <w:rsid w:val="00984D96"/>
    <w:rsid w:val="00986E1C"/>
    <w:rsid w:val="009904D7"/>
    <w:rsid w:val="009B04E3"/>
    <w:rsid w:val="009B0C94"/>
    <w:rsid w:val="009B5136"/>
    <w:rsid w:val="009C0242"/>
    <w:rsid w:val="009C44BF"/>
    <w:rsid w:val="009C68A1"/>
    <w:rsid w:val="009C6CE6"/>
    <w:rsid w:val="009D014A"/>
    <w:rsid w:val="009D3469"/>
    <w:rsid w:val="009E40D0"/>
    <w:rsid w:val="009E742F"/>
    <w:rsid w:val="009F2F92"/>
    <w:rsid w:val="009F607B"/>
    <w:rsid w:val="009F6DF6"/>
    <w:rsid w:val="00A02B95"/>
    <w:rsid w:val="00A100C6"/>
    <w:rsid w:val="00A108B8"/>
    <w:rsid w:val="00A166FA"/>
    <w:rsid w:val="00A16984"/>
    <w:rsid w:val="00A2602B"/>
    <w:rsid w:val="00A272B3"/>
    <w:rsid w:val="00A327B5"/>
    <w:rsid w:val="00A35448"/>
    <w:rsid w:val="00A4208F"/>
    <w:rsid w:val="00A507F0"/>
    <w:rsid w:val="00A5191F"/>
    <w:rsid w:val="00A5694B"/>
    <w:rsid w:val="00A56BDA"/>
    <w:rsid w:val="00A606B3"/>
    <w:rsid w:val="00A635ED"/>
    <w:rsid w:val="00A7108C"/>
    <w:rsid w:val="00A721AE"/>
    <w:rsid w:val="00A73240"/>
    <w:rsid w:val="00A746FE"/>
    <w:rsid w:val="00A75B77"/>
    <w:rsid w:val="00A82FDD"/>
    <w:rsid w:val="00A8304C"/>
    <w:rsid w:val="00A83C78"/>
    <w:rsid w:val="00A86E6E"/>
    <w:rsid w:val="00A97C95"/>
    <w:rsid w:val="00AA3A08"/>
    <w:rsid w:val="00AA5387"/>
    <w:rsid w:val="00AB0848"/>
    <w:rsid w:val="00AB44F1"/>
    <w:rsid w:val="00AC3650"/>
    <w:rsid w:val="00AC7780"/>
    <w:rsid w:val="00AD3944"/>
    <w:rsid w:val="00AF0368"/>
    <w:rsid w:val="00AF529E"/>
    <w:rsid w:val="00AF6248"/>
    <w:rsid w:val="00B0369E"/>
    <w:rsid w:val="00B079AB"/>
    <w:rsid w:val="00B07BE3"/>
    <w:rsid w:val="00B11897"/>
    <w:rsid w:val="00B12E06"/>
    <w:rsid w:val="00B138B9"/>
    <w:rsid w:val="00B13E74"/>
    <w:rsid w:val="00B1467B"/>
    <w:rsid w:val="00B22B02"/>
    <w:rsid w:val="00B23A73"/>
    <w:rsid w:val="00B36067"/>
    <w:rsid w:val="00B362CD"/>
    <w:rsid w:val="00B50BDD"/>
    <w:rsid w:val="00B53690"/>
    <w:rsid w:val="00B556E8"/>
    <w:rsid w:val="00B61340"/>
    <w:rsid w:val="00B629A9"/>
    <w:rsid w:val="00B708B3"/>
    <w:rsid w:val="00B7245B"/>
    <w:rsid w:val="00B7422B"/>
    <w:rsid w:val="00B76F7A"/>
    <w:rsid w:val="00B77A4D"/>
    <w:rsid w:val="00B9296D"/>
    <w:rsid w:val="00B95AA8"/>
    <w:rsid w:val="00B97B3D"/>
    <w:rsid w:val="00BA4FB6"/>
    <w:rsid w:val="00BA79B3"/>
    <w:rsid w:val="00BB7082"/>
    <w:rsid w:val="00BC27ED"/>
    <w:rsid w:val="00BC39FD"/>
    <w:rsid w:val="00BC647D"/>
    <w:rsid w:val="00BD24E9"/>
    <w:rsid w:val="00BD369E"/>
    <w:rsid w:val="00BD5992"/>
    <w:rsid w:val="00BD64D6"/>
    <w:rsid w:val="00BD6579"/>
    <w:rsid w:val="00BD73CF"/>
    <w:rsid w:val="00BE3346"/>
    <w:rsid w:val="00BF0058"/>
    <w:rsid w:val="00BF1832"/>
    <w:rsid w:val="00BF3705"/>
    <w:rsid w:val="00BF4680"/>
    <w:rsid w:val="00C06108"/>
    <w:rsid w:val="00C06229"/>
    <w:rsid w:val="00C10224"/>
    <w:rsid w:val="00C117F5"/>
    <w:rsid w:val="00C12CE8"/>
    <w:rsid w:val="00C174B5"/>
    <w:rsid w:val="00C26C5F"/>
    <w:rsid w:val="00C27D79"/>
    <w:rsid w:val="00C40163"/>
    <w:rsid w:val="00C46F80"/>
    <w:rsid w:val="00C47D2C"/>
    <w:rsid w:val="00C56053"/>
    <w:rsid w:val="00C579E0"/>
    <w:rsid w:val="00C726BF"/>
    <w:rsid w:val="00C73964"/>
    <w:rsid w:val="00C743E7"/>
    <w:rsid w:val="00C8052B"/>
    <w:rsid w:val="00C871F8"/>
    <w:rsid w:val="00C90BC2"/>
    <w:rsid w:val="00CA4986"/>
    <w:rsid w:val="00CB412F"/>
    <w:rsid w:val="00CE5094"/>
    <w:rsid w:val="00CF5B7D"/>
    <w:rsid w:val="00D038DC"/>
    <w:rsid w:val="00D04B9B"/>
    <w:rsid w:val="00D07514"/>
    <w:rsid w:val="00D0753C"/>
    <w:rsid w:val="00D10362"/>
    <w:rsid w:val="00D167C4"/>
    <w:rsid w:val="00D22106"/>
    <w:rsid w:val="00D356E4"/>
    <w:rsid w:val="00D40143"/>
    <w:rsid w:val="00D44184"/>
    <w:rsid w:val="00D4711E"/>
    <w:rsid w:val="00D52105"/>
    <w:rsid w:val="00D54E70"/>
    <w:rsid w:val="00D63436"/>
    <w:rsid w:val="00D67886"/>
    <w:rsid w:val="00D7266F"/>
    <w:rsid w:val="00D803EB"/>
    <w:rsid w:val="00D8205F"/>
    <w:rsid w:val="00D85A31"/>
    <w:rsid w:val="00D9601A"/>
    <w:rsid w:val="00DA67D8"/>
    <w:rsid w:val="00DB469D"/>
    <w:rsid w:val="00DB47AB"/>
    <w:rsid w:val="00DB60AC"/>
    <w:rsid w:val="00DC6339"/>
    <w:rsid w:val="00DC7809"/>
    <w:rsid w:val="00DE01A4"/>
    <w:rsid w:val="00DF1C09"/>
    <w:rsid w:val="00DF1D33"/>
    <w:rsid w:val="00DF22B8"/>
    <w:rsid w:val="00DF374F"/>
    <w:rsid w:val="00DF52BE"/>
    <w:rsid w:val="00E01807"/>
    <w:rsid w:val="00E12DD5"/>
    <w:rsid w:val="00E26110"/>
    <w:rsid w:val="00E27B67"/>
    <w:rsid w:val="00E31BBC"/>
    <w:rsid w:val="00E52667"/>
    <w:rsid w:val="00E561A6"/>
    <w:rsid w:val="00E565FB"/>
    <w:rsid w:val="00E665B5"/>
    <w:rsid w:val="00E706F9"/>
    <w:rsid w:val="00E82F1B"/>
    <w:rsid w:val="00E840D0"/>
    <w:rsid w:val="00E860B7"/>
    <w:rsid w:val="00E90576"/>
    <w:rsid w:val="00E9140F"/>
    <w:rsid w:val="00E96928"/>
    <w:rsid w:val="00E96A2B"/>
    <w:rsid w:val="00EA3744"/>
    <w:rsid w:val="00EA66E3"/>
    <w:rsid w:val="00EB408E"/>
    <w:rsid w:val="00EB7A46"/>
    <w:rsid w:val="00EC0E38"/>
    <w:rsid w:val="00EC77E5"/>
    <w:rsid w:val="00ED2F5B"/>
    <w:rsid w:val="00EE165A"/>
    <w:rsid w:val="00EE4A4A"/>
    <w:rsid w:val="00F030FB"/>
    <w:rsid w:val="00F06694"/>
    <w:rsid w:val="00F334AB"/>
    <w:rsid w:val="00F3424C"/>
    <w:rsid w:val="00F42A23"/>
    <w:rsid w:val="00F44E97"/>
    <w:rsid w:val="00F525FC"/>
    <w:rsid w:val="00F615F5"/>
    <w:rsid w:val="00F63B4E"/>
    <w:rsid w:val="00F64688"/>
    <w:rsid w:val="00F71902"/>
    <w:rsid w:val="00F721A0"/>
    <w:rsid w:val="00F73E08"/>
    <w:rsid w:val="00F74B8A"/>
    <w:rsid w:val="00F81134"/>
    <w:rsid w:val="00F811F5"/>
    <w:rsid w:val="00F85644"/>
    <w:rsid w:val="00F92BBB"/>
    <w:rsid w:val="00F95532"/>
    <w:rsid w:val="00F963D3"/>
    <w:rsid w:val="00FA0634"/>
    <w:rsid w:val="00FA42BD"/>
    <w:rsid w:val="00FA631F"/>
    <w:rsid w:val="00FB3863"/>
    <w:rsid w:val="00FB62C6"/>
    <w:rsid w:val="00FC0DBB"/>
    <w:rsid w:val="00FC2E41"/>
    <w:rsid w:val="00FC6E8D"/>
    <w:rsid w:val="00FD55FA"/>
    <w:rsid w:val="00FE7915"/>
    <w:rsid w:val="00FF31DC"/>
    <w:rsid w:val="00FF459F"/>
    <w:rsid w:val="00FF6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38EBD"/>
  <w15:chartTrackingRefBased/>
  <w15:docId w15:val="{EF307C54-78A2-CE4E-8CCD-410C3B6A7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5D0"/>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BBC"/>
    <w:pPr>
      <w:ind w:left="720"/>
      <w:contextualSpacing/>
    </w:pPr>
    <w:rPr>
      <w:rFonts w:asciiTheme="minorHAnsi" w:eastAsiaTheme="minorHAnsi" w:hAnsiTheme="minorHAnsi" w:cstheme="minorBidi"/>
      <w:kern w:val="2"/>
      <w14:ligatures w14:val="standardContextual"/>
    </w:rPr>
  </w:style>
  <w:style w:type="character" w:styleId="CommentReference">
    <w:name w:val="annotation reference"/>
    <w:basedOn w:val="DefaultParagraphFont"/>
    <w:uiPriority w:val="99"/>
    <w:semiHidden/>
    <w:unhideWhenUsed/>
    <w:rsid w:val="00F334AB"/>
    <w:rPr>
      <w:sz w:val="16"/>
      <w:szCs w:val="16"/>
    </w:rPr>
  </w:style>
  <w:style w:type="paragraph" w:styleId="CommentText">
    <w:name w:val="annotation text"/>
    <w:basedOn w:val="Normal"/>
    <w:link w:val="CommentTextChar"/>
    <w:uiPriority w:val="99"/>
    <w:semiHidden/>
    <w:unhideWhenUsed/>
    <w:rsid w:val="00F334AB"/>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F334AB"/>
    <w:rPr>
      <w:sz w:val="20"/>
      <w:szCs w:val="20"/>
    </w:rPr>
  </w:style>
  <w:style w:type="paragraph" w:styleId="CommentSubject">
    <w:name w:val="annotation subject"/>
    <w:basedOn w:val="CommentText"/>
    <w:next w:val="CommentText"/>
    <w:link w:val="CommentSubjectChar"/>
    <w:uiPriority w:val="99"/>
    <w:semiHidden/>
    <w:unhideWhenUsed/>
    <w:rsid w:val="00F334AB"/>
    <w:rPr>
      <w:b/>
      <w:bCs/>
    </w:rPr>
  </w:style>
  <w:style w:type="character" w:customStyle="1" w:styleId="CommentSubjectChar">
    <w:name w:val="Comment Subject Char"/>
    <w:basedOn w:val="CommentTextChar"/>
    <w:link w:val="CommentSubject"/>
    <w:uiPriority w:val="99"/>
    <w:semiHidden/>
    <w:rsid w:val="00F334AB"/>
    <w:rPr>
      <w:b/>
      <w:bCs/>
      <w:sz w:val="20"/>
      <w:szCs w:val="20"/>
    </w:rPr>
  </w:style>
  <w:style w:type="character" w:styleId="LineNumber">
    <w:name w:val="line number"/>
    <w:basedOn w:val="DefaultParagraphFont"/>
    <w:uiPriority w:val="99"/>
    <w:semiHidden/>
    <w:unhideWhenUsed/>
    <w:rsid w:val="00DF52BE"/>
  </w:style>
  <w:style w:type="paragraph" w:styleId="Header">
    <w:name w:val="header"/>
    <w:basedOn w:val="Normal"/>
    <w:link w:val="Head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AC7780"/>
  </w:style>
  <w:style w:type="paragraph" w:styleId="Footer">
    <w:name w:val="footer"/>
    <w:basedOn w:val="Normal"/>
    <w:link w:val="Foot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AC7780"/>
  </w:style>
  <w:style w:type="paragraph" w:styleId="NoSpacing">
    <w:name w:val="No Spacing"/>
    <w:uiPriority w:val="1"/>
    <w:qFormat/>
    <w:rsid w:val="0045017B"/>
    <w:rPr>
      <w:kern w:val="0"/>
      <w14:ligatures w14:val="none"/>
    </w:rPr>
  </w:style>
  <w:style w:type="paragraph" w:styleId="Revision">
    <w:name w:val="Revision"/>
    <w:hidden/>
    <w:uiPriority w:val="99"/>
    <w:semiHidden/>
    <w:rsid w:val="00FA42BD"/>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0F362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633">
      <w:bodyDiv w:val="1"/>
      <w:marLeft w:val="0"/>
      <w:marRight w:val="0"/>
      <w:marTop w:val="0"/>
      <w:marBottom w:val="0"/>
      <w:divBdr>
        <w:top w:val="none" w:sz="0" w:space="0" w:color="auto"/>
        <w:left w:val="none" w:sz="0" w:space="0" w:color="auto"/>
        <w:bottom w:val="none" w:sz="0" w:space="0" w:color="auto"/>
        <w:right w:val="none" w:sz="0" w:space="0" w:color="auto"/>
      </w:divBdr>
      <w:divsChild>
        <w:div w:id="1954168820">
          <w:marLeft w:val="0"/>
          <w:marRight w:val="0"/>
          <w:marTop w:val="0"/>
          <w:marBottom w:val="0"/>
          <w:divBdr>
            <w:top w:val="none" w:sz="0" w:space="0" w:color="auto"/>
            <w:left w:val="none" w:sz="0" w:space="0" w:color="auto"/>
            <w:bottom w:val="none" w:sz="0" w:space="0" w:color="auto"/>
            <w:right w:val="none" w:sz="0" w:space="0" w:color="auto"/>
          </w:divBdr>
          <w:divsChild>
            <w:div w:id="1490555598">
              <w:marLeft w:val="0"/>
              <w:marRight w:val="0"/>
              <w:marTop w:val="0"/>
              <w:marBottom w:val="0"/>
              <w:divBdr>
                <w:top w:val="none" w:sz="0" w:space="0" w:color="auto"/>
                <w:left w:val="none" w:sz="0" w:space="0" w:color="auto"/>
                <w:bottom w:val="none" w:sz="0" w:space="0" w:color="auto"/>
                <w:right w:val="none" w:sz="0" w:space="0" w:color="auto"/>
              </w:divBdr>
              <w:divsChild>
                <w:div w:id="1271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84417">
      <w:bodyDiv w:val="1"/>
      <w:marLeft w:val="0"/>
      <w:marRight w:val="0"/>
      <w:marTop w:val="0"/>
      <w:marBottom w:val="0"/>
      <w:divBdr>
        <w:top w:val="none" w:sz="0" w:space="0" w:color="auto"/>
        <w:left w:val="none" w:sz="0" w:space="0" w:color="auto"/>
        <w:bottom w:val="none" w:sz="0" w:space="0" w:color="auto"/>
        <w:right w:val="none" w:sz="0" w:space="0" w:color="auto"/>
      </w:divBdr>
    </w:div>
    <w:div w:id="114518509">
      <w:bodyDiv w:val="1"/>
      <w:marLeft w:val="0"/>
      <w:marRight w:val="0"/>
      <w:marTop w:val="0"/>
      <w:marBottom w:val="0"/>
      <w:divBdr>
        <w:top w:val="none" w:sz="0" w:space="0" w:color="auto"/>
        <w:left w:val="none" w:sz="0" w:space="0" w:color="auto"/>
        <w:bottom w:val="none" w:sz="0" w:space="0" w:color="auto"/>
        <w:right w:val="none" w:sz="0" w:space="0" w:color="auto"/>
      </w:divBdr>
    </w:div>
    <w:div w:id="336268260">
      <w:bodyDiv w:val="1"/>
      <w:marLeft w:val="0"/>
      <w:marRight w:val="0"/>
      <w:marTop w:val="0"/>
      <w:marBottom w:val="0"/>
      <w:divBdr>
        <w:top w:val="none" w:sz="0" w:space="0" w:color="auto"/>
        <w:left w:val="none" w:sz="0" w:space="0" w:color="auto"/>
        <w:bottom w:val="none" w:sz="0" w:space="0" w:color="auto"/>
        <w:right w:val="none" w:sz="0" w:space="0" w:color="auto"/>
      </w:divBdr>
    </w:div>
    <w:div w:id="676880586">
      <w:bodyDiv w:val="1"/>
      <w:marLeft w:val="0"/>
      <w:marRight w:val="0"/>
      <w:marTop w:val="0"/>
      <w:marBottom w:val="0"/>
      <w:divBdr>
        <w:top w:val="none" w:sz="0" w:space="0" w:color="auto"/>
        <w:left w:val="none" w:sz="0" w:space="0" w:color="auto"/>
        <w:bottom w:val="none" w:sz="0" w:space="0" w:color="auto"/>
        <w:right w:val="none" w:sz="0" w:space="0" w:color="auto"/>
      </w:divBdr>
    </w:div>
    <w:div w:id="850951794">
      <w:bodyDiv w:val="1"/>
      <w:marLeft w:val="0"/>
      <w:marRight w:val="0"/>
      <w:marTop w:val="0"/>
      <w:marBottom w:val="0"/>
      <w:divBdr>
        <w:top w:val="none" w:sz="0" w:space="0" w:color="auto"/>
        <w:left w:val="none" w:sz="0" w:space="0" w:color="auto"/>
        <w:bottom w:val="none" w:sz="0" w:space="0" w:color="auto"/>
        <w:right w:val="none" w:sz="0" w:space="0" w:color="auto"/>
      </w:divBdr>
    </w:div>
    <w:div w:id="1441413091">
      <w:bodyDiv w:val="1"/>
      <w:marLeft w:val="0"/>
      <w:marRight w:val="0"/>
      <w:marTop w:val="0"/>
      <w:marBottom w:val="0"/>
      <w:divBdr>
        <w:top w:val="none" w:sz="0" w:space="0" w:color="auto"/>
        <w:left w:val="none" w:sz="0" w:space="0" w:color="auto"/>
        <w:bottom w:val="none" w:sz="0" w:space="0" w:color="auto"/>
        <w:right w:val="none" w:sz="0" w:space="0" w:color="auto"/>
      </w:divBdr>
    </w:div>
    <w:div w:id="2115903005">
      <w:bodyDiv w:val="1"/>
      <w:marLeft w:val="0"/>
      <w:marRight w:val="0"/>
      <w:marTop w:val="0"/>
      <w:marBottom w:val="0"/>
      <w:divBdr>
        <w:top w:val="none" w:sz="0" w:space="0" w:color="auto"/>
        <w:left w:val="none" w:sz="0" w:space="0" w:color="auto"/>
        <w:bottom w:val="none" w:sz="0" w:space="0" w:color="auto"/>
        <w:right w:val="none" w:sz="0" w:space="0" w:color="auto"/>
      </w:divBdr>
      <w:divsChild>
        <w:div w:id="406848439">
          <w:marLeft w:val="0"/>
          <w:marRight w:val="0"/>
          <w:marTop w:val="0"/>
          <w:marBottom w:val="0"/>
          <w:divBdr>
            <w:top w:val="none" w:sz="0" w:space="0" w:color="auto"/>
            <w:left w:val="none" w:sz="0" w:space="0" w:color="auto"/>
            <w:bottom w:val="none" w:sz="0" w:space="0" w:color="auto"/>
            <w:right w:val="none" w:sz="0" w:space="0" w:color="auto"/>
          </w:divBdr>
          <w:divsChild>
            <w:div w:id="2039621205">
              <w:marLeft w:val="0"/>
              <w:marRight w:val="0"/>
              <w:marTop w:val="0"/>
              <w:marBottom w:val="0"/>
              <w:divBdr>
                <w:top w:val="none" w:sz="0" w:space="0" w:color="auto"/>
                <w:left w:val="none" w:sz="0" w:space="0" w:color="auto"/>
                <w:bottom w:val="none" w:sz="0" w:space="0" w:color="auto"/>
                <w:right w:val="none" w:sz="0" w:space="0" w:color="auto"/>
              </w:divBdr>
              <w:divsChild>
                <w:div w:id="4068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1241</TotalTime>
  <Pages>37</Pages>
  <Words>32050</Words>
  <Characters>182689</Characters>
  <Application>Microsoft Office Word</Application>
  <DocSecurity>0</DocSecurity>
  <Lines>1522</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Desantiago</dc:creator>
  <cp:keywords/>
  <dc:description/>
  <cp:lastModifiedBy>Ricardo Desantiago</cp:lastModifiedBy>
  <cp:revision>14</cp:revision>
  <cp:lastPrinted>2024-02-02T19:45:00Z</cp:lastPrinted>
  <dcterms:created xsi:type="dcterms:W3CDTF">2024-01-20T02:09:00Z</dcterms:created>
  <dcterms:modified xsi:type="dcterms:W3CDTF">2024-02-03T01:22:00Z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zotero-version="7.0.0-beta.53+969031a37"&gt;&lt;session id="UFNT9GfO"/&gt;&lt;style id="http://www.zotero.org/styles/ecology" hasBibliography="1" bibliographyStyleHasBeenSet="0"/&gt;&lt;prefs&gt;&lt;pref name="fieldType" value="Field"/&gt;&lt;/prefs&gt;&lt;/data&gt;</vt:lpwstr>
  </property>
</Properties>
</file>